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AE035" w14:textId="77777777" w:rsidR="00281C70" w:rsidRPr="002B7EBF" w:rsidRDefault="00281C70" w:rsidP="007C4D41">
      <w:pPr>
        <w:pStyle w:val="Title"/>
        <w:rPr>
          <w:rFonts w:asciiTheme="minorHAnsi" w:hAnsiTheme="minorHAnsi" w:cstheme="minorHAnsi"/>
        </w:rPr>
      </w:pPr>
    </w:p>
    <w:p w14:paraId="47C5C4F0" w14:textId="77777777" w:rsidR="00281C70" w:rsidRPr="002B7EBF" w:rsidRDefault="00281C70" w:rsidP="007C4D41">
      <w:pPr>
        <w:pStyle w:val="Title"/>
        <w:rPr>
          <w:rFonts w:asciiTheme="minorHAnsi" w:hAnsiTheme="minorHAnsi" w:cstheme="minorHAnsi"/>
        </w:rPr>
      </w:pPr>
    </w:p>
    <w:p w14:paraId="520CF7C0" w14:textId="77777777" w:rsidR="00281C70" w:rsidRPr="002B7EBF" w:rsidRDefault="00281C70" w:rsidP="007C4D41">
      <w:pPr>
        <w:pStyle w:val="Title"/>
        <w:rPr>
          <w:rFonts w:asciiTheme="minorHAnsi" w:hAnsiTheme="minorHAnsi" w:cstheme="minorHAnsi"/>
        </w:rPr>
      </w:pPr>
    </w:p>
    <w:p w14:paraId="6ED81F5A" w14:textId="77777777" w:rsidR="00281C70" w:rsidRPr="002B7EBF" w:rsidRDefault="00281C70" w:rsidP="007C4D41">
      <w:pPr>
        <w:pStyle w:val="Title"/>
        <w:rPr>
          <w:rFonts w:asciiTheme="minorHAnsi" w:hAnsiTheme="minorHAnsi" w:cstheme="minorHAnsi"/>
        </w:rPr>
      </w:pPr>
    </w:p>
    <w:p w14:paraId="0B69828C" w14:textId="00987C71" w:rsidR="007C4D41" w:rsidRPr="002B7EBF" w:rsidRDefault="00FF0C4F" w:rsidP="007C4D41">
      <w:pPr>
        <w:pStyle w:val="Title"/>
        <w:rPr>
          <w:rFonts w:asciiTheme="minorHAnsi" w:hAnsiTheme="minorHAnsi" w:cstheme="minorHAnsi"/>
        </w:rPr>
      </w:pPr>
      <w:r w:rsidRPr="002B7EBF">
        <w:rPr>
          <w:rFonts w:asciiTheme="minorHAnsi" w:hAnsiTheme="minorHAnsi" w:cstheme="minorHAnsi"/>
        </w:rPr>
        <w:t>Java Decisioning Program</w:t>
      </w:r>
    </w:p>
    <w:p w14:paraId="180380BD" w14:textId="77777777" w:rsidR="00281C70" w:rsidRPr="002B7EBF" w:rsidRDefault="00281C70" w:rsidP="00281C70">
      <w:pPr>
        <w:rPr>
          <w:rFonts w:cstheme="minorHAnsi"/>
        </w:rPr>
      </w:pPr>
    </w:p>
    <w:p w14:paraId="00F174D2" w14:textId="77777777" w:rsidR="00281C70" w:rsidRPr="002B7EBF" w:rsidRDefault="00281C70" w:rsidP="00281C70">
      <w:pPr>
        <w:rPr>
          <w:rFonts w:cstheme="minorHAnsi"/>
        </w:rPr>
      </w:pPr>
    </w:p>
    <w:p w14:paraId="1509614B" w14:textId="78718E61" w:rsidR="00281C70" w:rsidRPr="002B7EBF" w:rsidRDefault="00281C70" w:rsidP="00281C70">
      <w:pPr>
        <w:pStyle w:val="Subtitle"/>
        <w:rPr>
          <w:rFonts w:cstheme="minorHAnsi"/>
        </w:rPr>
      </w:pPr>
      <w:r w:rsidRPr="002B7EBF">
        <w:rPr>
          <w:rFonts w:cstheme="minorHAnsi"/>
        </w:rPr>
        <w:t>Benjamin Roberts</w:t>
      </w:r>
    </w:p>
    <w:p w14:paraId="61E095E7" w14:textId="56EC986D" w:rsidR="00281C70" w:rsidRPr="002B7EBF" w:rsidRDefault="00281C70" w:rsidP="00281C70">
      <w:pPr>
        <w:pStyle w:val="Subtitle"/>
        <w:rPr>
          <w:rFonts w:cstheme="minorHAnsi"/>
        </w:rPr>
      </w:pPr>
      <w:r w:rsidRPr="002B7EBF">
        <w:rPr>
          <w:rFonts w:cstheme="minorHAnsi"/>
        </w:rPr>
        <w:t>Level 4 Software Development</w:t>
      </w:r>
    </w:p>
    <w:p w14:paraId="624E4376" w14:textId="6F7F028C" w:rsidR="007C4D41" w:rsidRPr="002B7EBF" w:rsidRDefault="007C4D41">
      <w:pPr>
        <w:rPr>
          <w:rFonts w:cstheme="minorHAnsi"/>
        </w:rPr>
      </w:pPr>
      <w:r w:rsidRPr="002B7EBF">
        <w:rPr>
          <w:rFonts w:cstheme="minorHAnsi"/>
        </w:rPr>
        <w:br w:type="page"/>
      </w:r>
    </w:p>
    <w:sdt>
      <w:sdtPr>
        <w:rPr>
          <w:rFonts w:asciiTheme="minorHAnsi" w:eastAsiaTheme="minorHAnsi" w:hAnsiTheme="minorHAnsi" w:cstheme="minorHAns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Pr="002B7EBF" w:rsidRDefault="007C4D41">
          <w:pPr>
            <w:pStyle w:val="TOCHeading"/>
            <w:rPr>
              <w:rFonts w:asciiTheme="minorHAnsi" w:hAnsiTheme="minorHAnsi" w:cstheme="minorHAnsi"/>
            </w:rPr>
          </w:pPr>
          <w:r w:rsidRPr="002B7EBF">
            <w:rPr>
              <w:rFonts w:asciiTheme="minorHAnsi" w:hAnsiTheme="minorHAnsi" w:cstheme="minorHAnsi"/>
            </w:rPr>
            <w:t>Contents</w:t>
          </w:r>
        </w:p>
        <w:p w14:paraId="471E28C4" w14:textId="0E6BD9CD" w:rsidR="004B5699" w:rsidRPr="002B7EBF" w:rsidRDefault="007C4D41">
          <w:pPr>
            <w:pStyle w:val="TOC1"/>
            <w:tabs>
              <w:tab w:val="right" w:leader="dot" w:pos="10456"/>
            </w:tabs>
            <w:rPr>
              <w:rFonts w:eastAsiaTheme="minorEastAsia" w:cstheme="minorHAnsi"/>
              <w:noProof/>
              <w:sz w:val="24"/>
              <w:szCs w:val="24"/>
              <w:lang w:eastAsia="en-GB"/>
            </w:rPr>
          </w:pPr>
          <w:r w:rsidRPr="002B7EBF">
            <w:rPr>
              <w:rFonts w:cstheme="minorHAnsi"/>
            </w:rPr>
            <w:fldChar w:fldCharType="begin"/>
          </w:r>
          <w:r w:rsidRPr="002B7EBF">
            <w:rPr>
              <w:rFonts w:cstheme="minorHAnsi"/>
            </w:rPr>
            <w:instrText xml:space="preserve"> TOC \o "1-3" \h \z \u </w:instrText>
          </w:r>
          <w:r w:rsidRPr="002B7EBF">
            <w:rPr>
              <w:rFonts w:cstheme="minorHAnsi"/>
            </w:rPr>
            <w:fldChar w:fldCharType="separate"/>
          </w:r>
          <w:hyperlink w:anchor="_Toc168487594" w:history="1">
            <w:r w:rsidR="004B5699" w:rsidRPr="002B7EBF">
              <w:rPr>
                <w:rStyle w:val="Hyperlink"/>
                <w:rFonts w:cstheme="minorHAnsi"/>
                <w:noProof/>
              </w:rPr>
              <w:t>Introduction &amp; Requirements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_Toc168487594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3</w:t>
            </w:r>
            <w:r w:rsidR="004B5699" w:rsidRPr="002B7EBF">
              <w:rPr>
                <w:rFonts w:cstheme="minorHAnsi"/>
                <w:noProof/>
                <w:webHidden/>
              </w:rPr>
              <w:fldChar w:fldCharType="end"/>
            </w:r>
          </w:hyperlink>
        </w:p>
        <w:p w14:paraId="6B0ECA08" w14:textId="43DD8C3C" w:rsidR="004B5699" w:rsidRPr="002B7EBF" w:rsidRDefault="00000000">
          <w:pPr>
            <w:pStyle w:val="TOC2"/>
            <w:tabs>
              <w:tab w:val="right" w:leader="dot" w:pos="10456"/>
            </w:tabs>
            <w:rPr>
              <w:rFonts w:eastAsiaTheme="minorEastAsia" w:cstheme="minorHAnsi"/>
              <w:noProof/>
              <w:sz w:val="24"/>
              <w:szCs w:val="24"/>
              <w:lang w:eastAsia="en-GB"/>
            </w:rPr>
          </w:pPr>
          <w:hyperlink w:anchor="_Toc168487595" w:history="1">
            <w:r w:rsidR="004B5699" w:rsidRPr="002B7EBF">
              <w:rPr>
                <w:rStyle w:val="Hyperlink"/>
                <w:rFonts w:cstheme="minorHAnsi"/>
                <w:noProof/>
              </w:rPr>
              <w:t>Project Description</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_Toc168487595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3</w:t>
            </w:r>
            <w:r w:rsidR="004B5699" w:rsidRPr="002B7EBF">
              <w:rPr>
                <w:rFonts w:cstheme="minorHAnsi"/>
                <w:noProof/>
                <w:webHidden/>
              </w:rPr>
              <w:fldChar w:fldCharType="end"/>
            </w:r>
          </w:hyperlink>
        </w:p>
        <w:p w14:paraId="31698526" w14:textId="1492099F" w:rsidR="004B5699" w:rsidRPr="002B7EBF" w:rsidRDefault="00000000">
          <w:pPr>
            <w:pStyle w:val="TOC2"/>
            <w:tabs>
              <w:tab w:val="right" w:leader="dot" w:pos="10456"/>
            </w:tabs>
            <w:rPr>
              <w:rFonts w:eastAsiaTheme="minorEastAsia" w:cstheme="minorHAnsi"/>
              <w:noProof/>
              <w:sz w:val="24"/>
              <w:szCs w:val="24"/>
              <w:lang w:eastAsia="en-GB"/>
            </w:rPr>
          </w:pPr>
          <w:hyperlink w:anchor="_Toc168487596" w:history="1">
            <w:r w:rsidR="004B5699" w:rsidRPr="002B7EBF">
              <w:rPr>
                <w:rStyle w:val="Hyperlink"/>
                <w:rFonts w:cstheme="minorHAnsi"/>
                <w:noProof/>
              </w:rPr>
              <w:t>How this was decided</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_Toc168487596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3</w:t>
            </w:r>
            <w:r w:rsidR="004B5699" w:rsidRPr="002B7EBF">
              <w:rPr>
                <w:rFonts w:cstheme="minorHAnsi"/>
                <w:noProof/>
                <w:webHidden/>
              </w:rPr>
              <w:fldChar w:fldCharType="end"/>
            </w:r>
          </w:hyperlink>
        </w:p>
        <w:p w14:paraId="3825E08A" w14:textId="2EDDF658" w:rsidR="004B5699" w:rsidRPr="002B7EBF" w:rsidRDefault="00000000">
          <w:pPr>
            <w:pStyle w:val="TOC2"/>
            <w:tabs>
              <w:tab w:val="right" w:leader="dot" w:pos="10456"/>
            </w:tabs>
            <w:rPr>
              <w:rFonts w:eastAsiaTheme="minorEastAsia" w:cstheme="minorHAnsi"/>
              <w:noProof/>
              <w:sz w:val="24"/>
              <w:szCs w:val="24"/>
              <w:lang w:eastAsia="en-GB"/>
            </w:rPr>
          </w:pPr>
          <w:hyperlink w:anchor="_Toc168487597" w:history="1">
            <w:r w:rsidR="004B5699" w:rsidRPr="002B7EBF">
              <w:rPr>
                <w:rStyle w:val="Hyperlink"/>
                <w:rFonts w:cstheme="minorHAnsi"/>
                <w:noProof/>
              </w:rPr>
              <w:t>Acceptance Criteria/Project Outcomes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_Toc168487597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3</w:t>
            </w:r>
            <w:r w:rsidR="004B5699" w:rsidRPr="002B7EBF">
              <w:rPr>
                <w:rFonts w:cstheme="minorHAnsi"/>
                <w:noProof/>
                <w:webHidden/>
              </w:rPr>
              <w:fldChar w:fldCharType="end"/>
            </w:r>
          </w:hyperlink>
        </w:p>
        <w:p w14:paraId="2023F0E4" w14:textId="31F3832A" w:rsidR="004B5699" w:rsidRPr="002B7EBF" w:rsidRDefault="00000000">
          <w:pPr>
            <w:pStyle w:val="TOC1"/>
            <w:tabs>
              <w:tab w:val="right" w:leader="dot" w:pos="10456"/>
            </w:tabs>
            <w:rPr>
              <w:rFonts w:eastAsiaTheme="minorEastAsia" w:cstheme="minorHAnsi"/>
              <w:noProof/>
              <w:sz w:val="24"/>
              <w:szCs w:val="24"/>
              <w:lang w:eastAsia="en-GB"/>
            </w:rPr>
          </w:pPr>
          <w:hyperlink w:anchor="_Toc168487598" w:history="1">
            <w:r w:rsidR="004B5699" w:rsidRPr="002B7EBF">
              <w:rPr>
                <w:rStyle w:val="Hyperlink"/>
                <w:rFonts w:cstheme="minorHAnsi"/>
                <w:noProof/>
              </w:rPr>
              <w:t>Stakeholders Involved</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_Toc168487598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4</w:t>
            </w:r>
            <w:r w:rsidR="004B5699" w:rsidRPr="002B7EBF">
              <w:rPr>
                <w:rFonts w:cstheme="minorHAnsi"/>
                <w:noProof/>
                <w:webHidden/>
              </w:rPr>
              <w:fldChar w:fldCharType="end"/>
            </w:r>
          </w:hyperlink>
        </w:p>
        <w:p w14:paraId="1DDD1DBE" w14:textId="728D8548" w:rsidR="004B5699" w:rsidRPr="002B7EBF" w:rsidRDefault="00000000">
          <w:pPr>
            <w:pStyle w:val="TOC1"/>
            <w:tabs>
              <w:tab w:val="right" w:leader="dot" w:pos="10456"/>
            </w:tabs>
            <w:rPr>
              <w:rFonts w:eastAsiaTheme="minorEastAsia" w:cstheme="minorHAnsi"/>
              <w:noProof/>
              <w:sz w:val="24"/>
              <w:szCs w:val="24"/>
              <w:lang w:eastAsia="en-GB"/>
            </w:rPr>
          </w:pPr>
          <w:hyperlink w:anchor="_Toc168487599" w:history="1">
            <w:r w:rsidR="004B5699" w:rsidRPr="002B7EBF">
              <w:rPr>
                <w:rStyle w:val="Hyperlink"/>
                <w:rFonts w:cstheme="minorHAnsi"/>
                <w:noProof/>
              </w:rPr>
              <w:t>Development</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_Toc168487599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5</w:t>
            </w:r>
            <w:r w:rsidR="004B5699" w:rsidRPr="002B7EBF">
              <w:rPr>
                <w:rFonts w:cstheme="minorHAnsi"/>
                <w:noProof/>
                <w:webHidden/>
              </w:rPr>
              <w:fldChar w:fldCharType="end"/>
            </w:r>
          </w:hyperlink>
        </w:p>
        <w:p w14:paraId="46CABD5E" w14:textId="685BB9B4" w:rsidR="004B5699" w:rsidRPr="002B7EBF" w:rsidRDefault="00000000">
          <w:pPr>
            <w:pStyle w:val="TOC2"/>
            <w:tabs>
              <w:tab w:val="right" w:leader="dot" w:pos="10456"/>
            </w:tabs>
            <w:rPr>
              <w:rFonts w:eastAsiaTheme="minorEastAsia" w:cstheme="minorHAnsi"/>
              <w:noProof/>
              <w:sz w:val="24"/>
              <w:szCs w:val="24"/>
              <w:lang w:eastAsia="en-GB"/>
            </w:rPr>
          </w:pPr>
          <w:hyperlink w:anchor="_Toc168487600" w:history="1">
            <w:r w:rsidR="004B5699" w:rsidRPr="002B7EBF">
              <w:rPr>
                <w:rStyle w:val="Hyperlink"/>
                <w:rFonts w:cstheme="minorHAnsi"/>
                <w:noProof/>
              </w:rPr>
              <w:t>User Input</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_Toc168487600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5</w:t>
            </w:r>
            <w:r w:rsidR="004B5699" w:rsidRPr="002B7EBF">
              <w:rPr>
                <w:rFonts w:cstheme="minorHAnsi"/>
                <w:noProof/>
                <w:webHidden/>
              </w:rPr>
              <w:fldChar w:fldCharType="end"/>
            </w:r>
          </w:hyperlink>
        </w:p>
        <w:p w14:paraId="6ACF9397" w14:textId="21BDA27C" w:rsidR="004B5699" w:rsidRPr="002B7EBF" w:rsidRDefault="00000000">
          <w:pPr>
            <w:pStyle w:val="TOC2"/>
            <w:tabs>
              <w:tab w:val="right" w:leader="dot" w:pos="10456"/>
            </w:tabs>
            <w:rPr>
              <w:rFonts w:eastAsiaTheme="minorEastAsia" w:cstheme="minorHAnsi"/>
              <w:noProof/>
              <w:sz w:val="24"/>
              <w:szCs w:val="24"/>
              <w:lang w:eastAsia="en-GB"/>
            </w:rPr>
          </w:pPr>
          <w:hyperlink w:anchor="_Toc168487601" w:history="1">
            <w:r w:rsidR="004B5699" w:rsidRPr="002B7EBF">
              <w:rPr>
                <w:rStyle w:val="Hyperlink"/>
                <w:rFonts w:cstheme="minorHAnsi"/>
                <w:noProof/>
              </w:rPr>
              <w:t>Data Model</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_Toc168487601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7</w:t>
            </w:r>
            <w:r w:rsidR="004B5699" w:rsidRPr="002B7EBF">
              <w:rPr>
                <w:rFonts w:cstheme="minorHAnsi"/>
                <w:noProof/>
                <w:webHidden/>
              </w:rPr>
              <w:fldChar w:fldCharType="end"/>
            </w:r>
          </w:hyperlink>
        </w:p>
        <w:p w14:paraId="385DFCE5" w14:textId="3F4DCA73" w:rsidR="004B5699" w:rsidRPr="002B7EBF" w:rsidRDefault="00000000">
          <w:pPr>
            <w:pStyle w:val="TOC2"/>
            <w:tabs>
              <w:tab w:val="right" w:leader="dot" w:pos="10456"/>
            </w:tabs>
            <w:rPr>
              <w:rFonts w:eastAsiaTheme="minorEastAsia" w:cstheme="minorHAnsi"/>
              <w:noProof/>
              <w:sz w:val="24"/>
              <w:szCs w:val="24"/>
              <w:lang w:eastAsia="en-GB"/>
            </w:rPr>
          </w:pPr>
          <w:hyperlink w:anchor="_Toc168487602" w:history="1">
            <w:r w:rsidR="004B5699" w:rsidRPr="002B7EBF">
              <w:rPr>
                <w:rStyle w:val="Hyperlink"/>
                <w:rFonts w:cstheme="minorHAnsi"/>
                <w:noProof/>
              </w:rPr>
              <w:t>CRUD - Database Connection</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_Toc168487602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9</w:t>
            </w:r>
            <w:r w:rsidR="004B5699" w:rsidRPr="002B7EBF">
              <w:rPr>
                <w:rFonts w:cstheme="minorHAnsi"/>
                <w:noProof/>
                <w:webHidden/>
              </w:rPr>
              <w:fldChar w:fldCharType="end"/>
            </w:r>
          </w:hyperlink>
        </w:p>
        <w:p w14:paraId="08BBAC8B" w14:textId="3782A4FB" w:rsidR="004B5699" w:rsidRPr="002B7EBF" w:rsidRDefault="00000000">
          <w:pPr>
            <w:pStyle w:val="TOC3"/>
            <w:tabs>
              <w:tab w:val="right" w:leader="dot" w:pos="10456"/>
            </w:tabs>
            <w:rPr>
              <w:rFonts w:eastAsiaTheme="minorEastAsia" w:cstheme="minorHAnsi"/>
              <w:noProof/>
              <w:sz w:val="24"/>
              <w:szCs w:val="24"/>
              <w:lang w:eastAsia="en-GB"/>
            </w:rPr>
          </w:pPr>
          <w:hyperlink w:anchor="_Toc168487603" w:history="1">
            <w:r w:rsidR="004B5699" w:rsidRPr="002B7EBF">
              <w:rPr>
                <w:rStyle w:val="Hyperlink"/>
                <w:rFonts w:cstheme="minorHAnsi"/>
                <w:noProof/>
              </w:rPr>
              <w:t>Access Management</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_Toc168487603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9</w:t>
            </w:r>
            <w:r w:rsidR="004B5699" w:rsidRPr="002B7EBF">
              <w:rPr>
                <w:rFonts w:cstheme="minorHAnsi"/>
                <w:noProof/>
                <w:webHidden/>
              </w:rPr>
              <w:fldChar w:fldCharType="end"/>
            </w:r>
          </w:hyperlink>
        </w:p>
        <w:p w14:paraId="22D711B0" w14:textId="62C080D9" w:rsidR="004B5699" w:rsidRPr="002B7EBF" w:rsidRDefault="00000000">
          <w:pPr>
            <w:pStyle w:val="TOC3"/>
            <w:tabs>
              <w:tab w:val="right" w:leader="dot" w:pos="10456"/>
            </w:tabs>
            <w:rPr>
              <w:rFonts w:eastAsiaTheme="minorEastAsia" w:cstheme="minorHAnsi"/>
              <w:noProof/>
              <w:sz w:val="24"/>
              <w:szCs w:val="24"/>
              <w:lang w:eastAsia="en-GB"/>
            </w:rPr>
          </w:pPr>
          <w:hyperlink w:anchor="_Toc168487604" w:history="1">
            <w:r w:rsidR="004B5699" w:rsidRPr="002B7EBF">
              <w:rPr>
                <w:rStyle w:val="Hyperlink"/>
                <w:rFonts w:cstheme="minorHAnsi"/>
                <w:noProof/>
              </w:rPr>
              <w:t>Uploading Data</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_Toc168487604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9</w:t>
            </w:r>
            <w:r w:rsidR="004B5699" w:rsidRPr="002B7EBF">
              <w:rPr>
                <w:rFonts w:cstheme="minorHAnsi"/>
                <w:noProof/>
                <w:webHidden/>
              </w:rPr>
              <w:fldChar w:fldCharType="end"/>
            </w:r>
          </w:hyperlink>
        </w:p>
        <w:p w14:paraId="2FCE4177" w14:textId="43FE6035" w:rsidR="004B5699" w:rsidRPr="002B7EBF" w:rsidRDefault="00000000">
          <w:pPr>
            <w:pStyle w:val="TOC3"/>
            <w:tabs>
              <w:tab w:val="right" w:leader="dot" w:pos="10456"/>
            </w:tabs>
            <w:rPr>
              <w:rFonts w:eastAsiaTheme="minorEastAsia" w:cstheme="minorHAnsi"/>
              <w:noProof/>
              <w:sz w:val="24"/>
              <w:szCs w:val="24"/>
              <w:lang w:eastAsia="en-GB"/>
            </w:rPr>
          </w:pPr>
          <w:hyperlink w:anchor="_Toc168487605" w:history="1">
            <w:r w:rsidR="004B5699" w:rsidRPr="002B7EBF">
              <w:rPr>
                <w:rStyle w:val="Hyperlink"/>
                <w:rFonts w:cstheme="minorHAnsi"/>
                <w:noProof/>
              </w:rPr>
              <w:t>Handing Azure firewall</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_Toc168487605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9</w:t>
            </w:r>
            <w:r w:rsidR="004B5699" w:rsidRPr="002B7EBF">
              <w:rPr>
                <w:rFonts w:cstheme="minorHAnsi"/>
                <w:noProof/>
                <w:webHidden/>
              </w:rPr>
              <w:fldChar w:fldCharType="end"/>
            </w:r>
          </w:hyperlink>
        </w:p>
        <w:p w14:paraId="16B2325F" w14:textId="3A4DC115" w:rsidR="004B5699" w:rsidRPr="002B7EBF" w:rsidRDefault="00000000">
          <w:pPr>
            <w:pStyle w:val="TOC2"/>
            <w:tabs>
              <w:tab w:val="right" w:leader="dot" w:pos="10456"/>
            </w:tabs>
            <w:rPr>
              <w:rFonts w:eastAsiaTheme="minorEastAsia" w:cstheme="minorHAnsi"/>
              <w:noProof/>
              <w:sz w:val="24"/>
              <w:szCs w:val="24"/>
              <w:lang w:eastAsia="en-GB"/>
            </w:rPr>
          </w:pPr>
          <w:hyperlink w:anchor="_Toc168487606" w:history="1">
            <w:r w:rsidR="004B5699" w:rsidRPr="002B7EBF">
              <w:rPr>
                <w:rStyle w:val="Hyperlink"/>
                <w:rFonts w:cstheme="minorHAnsi"/>
                <w:noProof/>
              </w:rPr>
              <w:t>Credit Policy built</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_Toc168487606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10</w:t>
            </w:r>
            <w:r w:rsidR="004B5699" w:rsidRPr="002B7EBF">
              <w:rPr>
                <w:rFonts w:cstheme="minorHAnsi"/>
                <w:noProof/>
                <w:webHidden/>
              </w:rPr>
              <w:fldChar w:fldCharType="end"/>
            </w:r>
          </w:hyperlink>
        </w:p>
        <w:p w14:paraId="4D432C92" w14:textId="7A0859D7" w:rsidR="004B5699" w:rsidRPr="002B7EBF" w:rsidRDefault="00000000">
          <w:pPr>
            <w:pStyle w:val="TOC3"/>
            <w:tabs>
              <w:tab w:val="right" w:leader="dot" w:pos="10456"/>
            </w:tabs>
            <w:rPr>
              <w:rFonts w:eastAsiaTheme="minorEastAsia" w:cstheme="minorHAnsi"/>
              <w:noProof/>
              <w:sz w:val="24"/>
              <w:szCs w:val="24"/>
              <w:lang w:eastAsia="en-GB"/>
            </w:rPr>
          </w:pPr>
          <w:hyperlink w:anchor="_Toc168487607" w:history="1">
            <w:r w:rsidR="004B5699" w:rsidRPr="002B7EBF">
              <w:rPr>
                <w:rStyle w:val="Hyperlink"/>
                <w:rFonts w:cstheme="minorHAnsi"/>
                <w:noProof/>
              </w:rPr>
              <w:t>Scorecards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_Toc168487607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10</w:t>
            </w:r>
            <w:r w:rsidR="004B5699" w:rsidRPr="002B7EBF">
              <w:rPr>
                <w:rFonts w:cstheme="minorHAnsi"/>
                <w:noProof/>
                <w:webHidden/>
              </w:rPr>
              <w:fldChar w:fldCharType="end"/>
            </w:r>
          </w:hyperlink>
        </w:p>
        <w:p w14:paraId="2511B083" w14:textId="6B35455E" w:rsidR="004B5699" w:rsidRPr="002B7EBF" w:rsidRDefault="00000000">
          <w:pPr>
            <w:pStyle w:val="TOC3"/>
            <w:tabs>
              <w:tab w:val="right" w:leader="dot" w:pos="10456"/>
            </w:tabs>
            <w:rPr>
              <w:rFonts w:eastAsiaTheme="minorEastAsia" w:cstheme="minorHAnsi"/>
              <w:noProof/>
              <w:sz w:val="24"/>
              <w:szCs w:val="24"/>
              <w:lang w:eastAsia="en-GB"/>
            </w:rPr>
          </w:pPr>
          <w:hyperlink w:anchor="_Toc168487608" w:history="1">
            <w:r w:rsidR="004B5699" w:rsidRPr="002B7EBF">
              <w:rPr>
                <w:rStyle w:val="Hyperlink"/>
                <w:rFonts w:cstheme="minorHAnsi"/>
                <w:noProof/>
              </w:rPr>
              <w:t>Policy Rules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_Toc168487608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17</w:t>
            </w:r>
            <w:r w:rsidR="004B5699" w:rsidRPr="002B7EBF">
              <w:rPr>
                <w:rFonts w:cstheme="minorHAnsi"/>
                <w:noProof/>
                <w:webHidden/>
              </w:rPr>
              <w:fldChar w:fldCharType="end"/>
            </w:r>
          </w:hyperlink>
        </w:p>
        <w:p w14:paraId="32AD5267" w14:textId="5963FC69" w:rsidR="004B5699" w:rsidRPr="002B7EBF" w:rsidRDefault="00000000">
          <w:pPr>
            <w:pStyle w:val="TOC1"/>
            <w:tabs>
              <w:tab w:val="right" w:leader="dot" w:pos="10456"/>
            </w:tabs>
            <w:rPr>
              <w:rFonts w:eastAsiaTheme="minorEastAsia" w:cstheme="minorHAnsi"/>
              <w:noProof/>
              <w:sz w:val="24"/>
              <w:szCs w:val="24"/>
              <w:lang w:eastAsia="en-GB"/>
            </w:rPr>
          </w:pPr>
          <w:hyperlink w:anchor="_Toc168487609" w:history="1">
            <w:r w:rsidR="004B5699" w:rsidRPr="002B7EBF">
              <w:rPr>
                <w:rStyle w:val="Hyperlink"/>
                <w:rFonts w:cstheme="minorHAnsi"/>
                <w:noProof/>
              </w:rPr>
              <w:t>Testing the program</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_Toc168487609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18</w:t>
            </w:r>
            <w:r w:rsidR="004B5699" w:rsidRPr="002B7EBF">
              <w:rPr>
                <w:rFonts w:cstheme="minorHAnsi"/>
                <w:noProof/>
                <w:webHidden/>
              </w:rPr>
              <w:fldChar w:fldCharType="end"/>
            </w:r>
          </w:hyperlink>
        </w:p>
        <w:p w14:paraId="3E3F17D4" w14:textId="61D8BC41" w:rsidR="004B5699" w:rsidRPr="002B7EBF" w:rsidRDefault="00000000">
          <w:pPr>
            <w:pStyle w:val="TOC2"/>
            <w:tabs>
              <w:tab w:val="right" w:leader="dot" w:pos="10456"/>
            </w:tabs>
            <w:rPr>
              <w:rFonts w:eastAsiaTheme="minorEastAsia" w:cstheme="minorHAnsi"/>
              <w:noProof/>
              <w:sz w:val="24"/>
              <w:szCs w:val="24"/>
              <w:lang w:eastAsia="en-GB"/>
            </w:rPr>
          </w:pPr>
          <w:hyperlink w:anchor="_Toc168487610" w:history="1">
            <w:r w:rsidR="004B5699" w:rsidRPr="002B7EBF">
              <w:rPr>
                <w:rStyle w:val="Hyperlink"/>
                <w:rFonts w:cstheme="minorHAnsi"/>
                <w:noProof/>
              </w:rPr>
              <w:t>JUnit</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_Toc168487610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18</w:t>
            </w:r>
            <w:r w:rsidR="004B5699" w:rsidRPr="002B7EBF">
              <w:rPr>
                <w:rFonts w:cstheme="minorHAnsi"/>
                <w:noProof/>
                <w:webHidden/>
              </w:rPr>
              <w:fldChar w:fldCharType="end"/>
            </w:r>
          </w:hyperlink>
        </w:p>
        <w:p w14:paraId="1581F4C3" w14:textId="7C61A772" w:rsidR="004B5699" w:rsidRPr="002B7EBF" w:rsidRDefault="00000000">
          <w:pPr>
            <w:pStyle w:val="TOC2"/>
            <w:tabs>
              <w:tab w:val="right" w:leader="dot" w:pos="10456"/>
            </w:tabs>
            <w:rPr>
              <w:rFonts w:eastAsiaTheme="minorEastAsia" w:cstheme="minorHAnsi"/>
              <w:noProof/>
              <w:sz w:val="24"/>
              <w:szCs w:val="24"/>
              <w:lang w:eastAsia="en-GB"/>
            </w:rPr>
          </w:pPr>
          <w:hyperlink w:anchor="_Toc168487611" w:history="1">
            <w:r w:rsidR="004B5699" w:rsidRPr="002B7EBF">
              <w:rPr>
                <w:rStyle w:val="Hyperlink"/>
                <w:rFonts w:cstheme="minorHAnsi"/>
                <w:noProof/>
              </w:rPr>
              <w:t>End to End</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_Toc168487611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19</w:t>
            </w:r>
            <w:r w:rsidR="004B5699" w:rsidRPr="002B7EBF">
              <w:rPr>
                <w:rFonts w:cstheme="minorHAnsi"/>
                <w:noProof/>
                <w:webHidden/>
              </w:rPr>
              <w:fldChar w:fldCharType="end"/>
            </w:r>
          </w:hyperlink>
        </w:p>
        <w:p w14:paraId="3597A107" w14:textId="41483C2D" w:rsidR="004B5699" w:rsidRPr="002B7EBF" w:rsidRDefault="00000000">
          <w:pPr>
            <w:pStyle w:val="TOC1"/>
            <w:tabs>
              <w:tab w:val="right" w:leader="dot" w:pos="10456"/>
            </w:tabs>
            <w:rPr>
              <w:rFonts w:eastAsiaTheme="minorEastAsia" w:cstheme="minorHAnsi"/>
              <w:noProof/>
              <w:sz w:val="24"/>
              <w:szCs w:val="24"/>
              <w:lang w:eastAsia="en-GB"/>
            </w:rPr>
          </w:pPr>
          <w:hyperlink w:anchor="_Toc168487612" w:history="1">
            <w:r w:rsidR="004B5699" w:rsidRPr="002B7EBF">
              <w:rPr>
                <w:rStyle w:val="Hyperlink"/>
                <w:rFonts w:cstheme="minorHAnsi"/>
                <w:noProof/>
              </w:rPr>
              <w:t>Final Code Repository</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_Toc168487612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19</w:t>
            </w:r>
            <w:r w:rsidR="004B5699" w:rsidRPr="002B7EBF">
              <w:rPr>
                <w:rFonts w:cstheme="minorHAnsi"/>
                <w:noProof/>
                <w:webHidden/>
              </w:rPr>
              <w:fldChar w:fldCharType="end"/>
            </w:r>
          </w:hyperlink>
        </w:p>
        <w:p w14:paraId="15094843" w14:textId="6FEA6C66" w:rsidR="004B5699" w:rsidRPr="002B7EBF" w:rsidRDefault="00000000">
          <w:pPr>
            <w:pStyle w:val="TOC1"/>
            <w:tabs>
              <w:tab w:val="right" w:leader="dot" w:pos="10456"/>
            </w:tabs>
            <w:rPr>
              <w:rFonts w:eastAsiaTheme="minorEastAsia" w:cstheme="minorHAnsi"/>
              <w:noProof/>
              <w:sz w:val="24"/>
              <w:szCs w:val="24"/>
              <w:lang w:eastAsia="en-GB"/>
            </w:rPr>
          </w:pPr>
          <w:hyperlink w:anchor="_Toc168487613" w:history="1">
            <w:r w:rsidR="004B5699" w:rsidRPr="002B7EBF">
              <w:rPr>
                <w:rStyle w:val="Hyperlink"/>
                <w:rFonts w:cstheme="minorHAnsi"/>
                <w:noProof/>
              </w:rPr>
              <w:t>Conclusions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_Toc168487613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19</w:t>
            </w:r>
            <w:r w:rsidR="004B5699" w:rsidRPr="002B7EBF">
              <w:rPr>
                <w:rFonts w:cstheme="minorHAnsi"/>
                <w:noProof/>
                <w:webHidden/>
              </w:rPr>
              <w:fldChar w:fldCharType="end"/>
            </w:r>
          </w:hyperlink>
        </w:p>
        <w:p w14:paraId="2025E717" w14:textId="3BC32F9B" w:rsidR="004B5699" w:rsidRPr="002B7EBF" w:rsidRDefault="00000000">
          <w:pPr>
            <w:pStyle w:val="TOC2"/>
            <w:tabs>
              <w:tab w:val="right" w:leader="dot" w:pos="10456"/>
            </w:tabs>
            <w:rPr>
              <w:rFonts w:eastAsiaTheme="minorEastAsia" w:cstheme="minorHAnsi"/>
              <w:noProof/>
              <w:sz w:val="24"/>
              <w:szCs w:val="24"/>
              <w:lang w:eastAsia="en-GB"/>
            </w:rPr>
          </w:pPr>
          <w:hyperlink w:anchor="_Toc168487614" w:history="1">
            <w:r w:rsidR="004B5699" w:rsidRPr="002B7EBF">
              <w:rPr>
                <w:rStyle w:val="Hyperlink"/>
                <w:rFonts w:cstheme="minorHAnsi"/>
                <w:noProof/>
              </w:rPr>
              <w:t>Project Outcome</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_Toc168487614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19</w:t>
            </w:r>
            <w:r w:rsidR="004B5699" w:rsidRPr="002B7EBF">
              <w:rPr>
                <w:rFonts w:cstheme="minorHAnsi"/>
                <w:noProof/>
                <w:webHidden/>
              </w:rPr>
              <w:fldChar w:fldCharType="end"/>
            </w:r>
          </w:hyperlink>
        </w:p>
        <w:p w14:paraId="691F3266" w14:textId="0AF42B8C" w:rsidR="004B5699" w:rsidRPr="002B7EBF" w:rsidRDefault="00000000">
          <w:pPr>
            <w:pStyle w:val="TOC2"/>
            <w:tabs>
              <w:tab w:val="right" w:leader="dot" w:pos="10456"/>
            </w:tabs>
            <w:rPr>
              <w:rFonts w:eastAsiaTheme="minorEastAsia" w:cstheme="minorHAnsi"/>
              <w:noProof/>
              <w:sz w:val="24"/>
              <w:szCs w:val="24"/>
              <w:lang w:eastAsia="en-GB"/>
            </w:rPr>
          </w:pPr>
          <w:hyperlink w:anchor="_Toc168487615" w:history="1">
            <w:r w:rsidR="004B5699" w:rsidRPr="002B7EBF">
              <w:rPr>
                <w:rStyle w:val="Hyperlink"/>
                <w:rFonts w:cstheme="minorHAnsi"/>
                <w:noProof/>
              </w:rPr>
              <w:t>Personal Reflections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_Toc168487615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19</w:t>
            </w:r>
            <w:r w:rsidR="004B5699" w:rsidRPr="002B7EBF">
              <w:rPr>
                <w:rFonts w:cstheme="minorHAnsi"/>
                <w:noProof/>
                <w:webHidden/>
              </w:rPr>
              <w:fldChar w:fldCharType="end"/>
            </w:r>
          </w:hyperlink>
        </w:p>
        <w:p w14:paraId="6CDD531C" w14:textId="048D2196" w:rsidR="004B5699" w:rsidRPr="002B7EBF" w:rsidRDefault="00000000">
          <w:pPr>
            <w:pStyle w:val="TOC2"/>
            <w:tabs>
              <w:tab w:val="right" w:leader="dot" w:pos="10456"/>
            </w:tabs>
            <w:rPr>
              <w:rFonts w:eastAsiaTheme="minorEastAsia" w:cstheme="minorHAnsi"/>
              <w:noProof/>
              <w:sz w:val="24"/>
              <w:szCs w:val="24"/>
              <w:lang w:eastAsia="en-GB"/>
            </w:rPr>
          </w:pPr>
          <w:hyperlink w:anchor="_Toc168487616" w:history="1">
            <w:r w:rsidR="004B5699" w:rsidRPr="002B7EBF">
              <w:rPr>
                <w:rStyle w:val="Hyperlink"/>
                <w:rFonts w:cstheme="minorHAnsi"/>
                <w:noProof/>
              </w:rPr>
              <w:t>Future Additions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_Toc168487616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19</w:t>
            </w:r>
            <w:r w:rsidR="004B5699" w:rsidRPr="002B7EBF">
              <w:rPr>
                <w:rFonts w:cstheme="minorHAnsi"/>
                <w:noProof/>
                <w:webHidden/>
              </w:rPr>
              <w:fldChar w:fldCharType="end"/>
            </w:r>
          </w:hyperlink>
        </w:p>
        <w:p w14:paraId="01CA5422" w14:textId="240BC366" w:rsidR="004B5699" w:rsidRPr="002B7EBF" w:rsidRDefault="00000000">
          <w:pPr>
            <w:pStyle w:val="TOC1"/>
            <w:tabs>
              <w:tab w:val="right" w:leader="dot" w:pos="10456"/>
            </w:tabs>
            <w:rPr>
              <w:rFonts w:eastAsiaTheme="minorEastAsia" w:cstheme="minorHAnsi"/>
              <w:noProof/>
              <w:sz w:val="24"/>
              <w:szCs w:val="24"/>
              <w:lang w:eastAsia="en-GB"/>
            </w:rPr>
          </w:pPr>
          <w:hyperlink w:anchor="_Toc168487617" w:history="1">
            <w:r w:rsidR="004B5699" w:rsidRPr="002B7EBF">
              <w:rPr>
                <w:rStyle w:val="Hyperlink"/>
                <w:rFonts w:cstheme="minorHAnsi"/>
                <w:noProof/>
              </w:rPr>
              <w:t>References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_Toc168487617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20</w:t>
            </w:r>
            <w:r w:rsidR="004B5699" w:rsidRPr="002B7EBF">
              <w:rPr>
                <w:rFonts w:cstheme="minorHAnsi"/>
                <w:noProof/>
                <w:webHidden/>
              </w:rPr>
              <w:fldChar w:fldCharType="end"/>
            </w:r>
          </w:hyperlink>
        </w:p>
        <w:p w14:paraId="4A0A52AD" w14:textId="0C922EC2" w:rsidR="004B5699" w:rsidRPr="002B7EBF" w:rsidRDefault="00000000">
          <w:pPr>
            <w:pStyle w:val="TOC2"/>
            <w:tabs>
              <w:tab w:val="right" w:leader="dot" w:pos="10456"/>
            </w:tabs>
            <w:rPr>
              <w:rFonts w:eastAsiaTheme="minorEastAsia" w:cstheme="minorHAnsi"/>
              <w:noProof/>
              <w:sz w:val="24"/>
              <w:szCs w:val="24"/>
              <w:lang w:eastAsia="en-GB"/>
            </w:rPr>
          </w:pPr>
          <w:hyperlink w:anchor="_Toc168487618" w:history="1">
            <w:r w:rsidR="004B5699" w:rsidRPr="002B7EBF">
              <w:rPr>
                <w:rStyle w:val="Hyperlink"/>
                <w:rFonts w:cstheme="minorHAnsi"/>
                <w:noProof/>
              </w:rPr>
              <w:t>Probability of Default</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_Toc168487618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21</w:t>
            </w:r>
            <w:r w:rsidR="004B5699" w:rsidRPr="002B7EBF">
              <w:rPr>
                <w:rFonts w:cstheme="minorHAnsi"/>
                <w:noProof/>
                <w:webHidden/>
              </w:rPr>
              <w:fldChar w:fldCharType="end"/>
            </w:r>
          </w:hyperlink>
        </w:p>
        <w:p w14:paraId="091284C7" w14:textId="6E55824E" w:rsidR="004B5699" w:rsidRPr="002B7EBF" w:rsidRDefault="00000000">
          <w:pPr>
            <w:pStyle w:val="TOC1"/>
            <w:tabs>
              <w:tab w:val="right" w:leader="dot" w:pos="10456"/>
            </w:tabs>
            <w:rPr>
              <w:rFonts w:eastAsiaTheme="minorEastAsia" w:cstheme="minorHAnsi"/>
              <w:noProof/>
              <w:sz w:val="24"/>
              <w:szCs w:val="24"/>
              <w:lang w:eastAsia="en-GB"/>
            </w:rPr>
          </w:pPr>
          <w:hyperlink w:anchor="_Toc168487619" w:history="1">
            <w:r w:rsidR="004B5699" w:rsidRPr="002B7EBF">
              <w:rPr>
                <w:rStyle w:val="Hyperlink"/>
                <w:rFonts w:cstheme="minorHAnsi"/>
                <w:noProof/>
              </w:rPr>
              <w:t>Appendix</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_Toc168487619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22</w:t>
            </w:r>
            <w:r w:rsidR="004B5699" w:rsidRPr="002B7EBF">
              <w:rPr>
                <w:rFonts w:cstheme="minorHAnsi"/>
                <w:noProof/>
                <w:webHidden/>
              </w:rPr>
              <w:fldChar w:fldCharType="end"/>
            </w:r>
          </w:hyperlink>
        </w:p>
        <w:p w14:paraId="267C8D2D" w14:textId="2D8D9A58" w:rsidR="004B5699" w:rsidRPr="002B7EBF" w:rsidRDefault="00000000">
          <w:pPr>
            <w:pStyle w:val="TOC2"/>
            <w:tabs>
              <w:tab w:val="right" w:leader="dot" w:pos="10456"/>
            </w:tabs>
            <w:rPr>
              <w:rFonts w:eastAsiaTheme="minorEastAsia" w:cstheme="minorHAnsi"/>
              <w:noProof/>
              <w:sz w:val="24"/>
              <w:szCs w:val="24"/>
              <w:lang w:eastAsia="en-GB"/>
            </w:rPr>
          </w:pPr>
          <w:hyperlink w:anchor="_Toc168487620" w:history="1">
            <w:r w:rsidR="004B5699" w:rsidRPr="002B7EBF">
              <w:rPr>
                <w:rStyle w:val="Hyperlink"/>
                <w:rFonts w:cstheme="minorHAnsi"/>
                <w:noProof/>
              </w:rPr>
              <w:t>Communications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_Toc168487620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22</w:t>
            </w:r>
            <w:r w:rsidR="004B5699" w:rsidRPr="002B7EBF">
              <w:rPr>
                <w:rFonts w:cstheme="minorHAnsi"/>
                <w:noProof/>
                <w:webHidden/>
              </w:rPr>
              <w:fldChar w:fldCharType="end"/>
            </w:r>
          </w:hyperlink>
        </w:p>
        <w:p w14:paraId="1340CABF" w14:textId="5A16BA9F" w:rsidR="004B5699" w:rsidRPr="002B7EBF" w:rsidRDefault="00000000">
          <w:pPr>
            <w:pStyle w:val="TOC3"/>
            <w:tabs>
              <w:tab w:val="right" w:leader="dot" w:pos="10456"/>
            </w:tabs>
            <w:rPr>
              <w:rFonts w:eastAsiaTheme="minorEastAsia" w:cstheme="minorHAnsi"/>
              <w:noProof/>
              <w:sz w:val="24"/>
              <w:szCs w:val="24"/>
              <w:lang w:eastAsia="en-GB"/>
            </w:rPr>
          </w:pPr>
          <w:hyperlink w:anchor="_Toc168487621" w:history="1">
            <w:r w:rsidR="004B5699" w:rsidRPr="002B7EBF">
              <w:rPr>
                <w:rStyle w:val="Hyperlink"/>
                <w:rFonts w:cstheme="minorHAnsi"/>
                <w:noProof/>
              </w:rPr>
              <w:t>Data Delivery</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_Toc168487621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22</w:t>
            </w:r>
            <w:r w:rsidR="004B5699" w:rsidRPr="002B7EBF">
              <w:rPr>
                <w:rFonts w:cstheme="minorHAnsi"/>
                <w:noProof/>
                <w:webHidden/>
              </w:rPr>
              <w:fldChar w:fldCharType="end"/>
            </w:r>
          </w:hyperlink>
        </w:p>
        <w:p w14:paraId="37AEBB3B" w14:textId="58154BD7" w:rsidR="004B5699" w:rsidRPr="002B7EBF" w:rsidRDefault="00000000">
          <w:pPr>
            <w:pStyle w:val="TOC3"/>
            <w:tabs>
              <w:tab w:val="right" w:leader="dot" w:pos="10456"/>
            </w:tabs>
            <w:rPr>
              <w:rFonts w:eastAsiaTheme="minorEastAsia" w:cstheme="minorHAnsi"/>
              <w:noProof/>
              <w:sz w:val="24"/>
              <w:szCs w:val="24"/>
              <w:lang w:eastAsia="en-GB"/>
            </w:rPr>
          </w:pPr>
          <w:hyperlink w:anchor="_Toc168487622" w:history="1">
            <w:r w:rsidR="004B5699" w:rsidRPr="002B7EBF">
              <w:rPr>
                <w:rStyle w:val="Hyperlink"/>
                <w:rFonts w:cstheme="minorHAnsi"/>
                <w:noProof/>
              </w:rPr>
              <w:t>Model Validation</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_Toc168487622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23</w:t>
            </w:r>
            <w:r w:rsidR="004B5699" w:rsidRPr="002B7EBF">
              <w:rPr>
                <w:rFonts w:cstheme="minorHAnsi"/>
                <w:noProof/>
                <w:webHidden/>
              </w:rPr>
              <w:fldChar w:fldCharType="end"/>
            </w:r>
          </w:hyperlink>
        </w:p>
        <w:p w14:paraId="4551A8F7" w14:textId="41BC7113" w:rsidR="004B5699" w:rsidRPr="002B7EBF" w:rsidRDefault="00000000">
          <w:pPr>
            <w:pStyle w:val="TOC2"/>
            <w:tabs>
              <w:tab w:val="right" w:leader="dot" w:pos="10456"/>
            </w:tabs>
            <w:rPr>
              <w:rFonts w:eastAsiaTheme="minorEastAsia" w:cstheme="minorHAnsi"/>
              <w:noProof/>
              <w:sz w:val="24"/>
              <w:szCs w:val="24"/>
              <w:lang w:eastAsia="en-GB"/>
            </w:rPr>
          </w:pPr>
          <w:hyperlink w:anchor="_Toc168487623" w:history="1">
            <w:r w:rsidR="004B5699" w:rsidRPr="002B7EBF">
              <w:rPr>
                <w:rStyle w:val="Hyperlink"/>
                <w:rFonts w:cstheme="minorHAnsi"/>
                <w:noProof/>
              </w:rPr>
              <w:t>Project Brief &amp; Checklist</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_Toc168487623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24</w:t>
            </w:r>
            <w:r w:rsidR="004B5699" w:rsidRPr="002B7EBF">
              <w:rPr>
                <w:rFonts w:cstheme="minorHAnsi"/>
                <w:noProof/>
                <w:webHidden/>
              </w:rPr>
              <w:fldChar w:fldCharType="end"/>
            </w:r>
          </w:hyperlink>
        </w:p>
        <w:p w14:paraId="68CBE019" w14:textId="305A4F63" w:rsidR="004B5699" w:rsidRPr="002B7EBF" w:rsidRDefault="00000000">
          <w:pPr>
            <w:pStyle w:val="TOC2"/>
            <w:tabs>
              <w:tab w:val="right" w:leader="dot" w:pos="10456"/>
            </w:tabs>
            <w:rPr>
              <w:rFonts w:eastAsiaTheme="minorEastAsia" w:cstheme="minorHAnsi"/>
              <w:noProof/>
              <w:sz w:val="24"/>
              <w:szCs w:val="24"/>
              <w:lang w:eastAsia="en-GB"/>
            </w:rPr>
          </w:pPr>
          <w:hyperlink w:anchor="_Toc168487624" w:history="1">
            <w:r w:rsidR="004B5699" w:rsidRPr="002B7EBF">
              <w:rPr>
                <w:rStyle w:val="Hyperlink"/>
                <w:rFonts w:cstheme="minorHAnsi"/>
                <w:noProof/>
              </w:rPr>
              <w:t>Learning Criteria:</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_Toc168487624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25</w:t>
            </w:r>
            <w:r w:rsidR="004B5699" w:rsidRPr="002B7EBF">
              <w:rPr>
                <w:rFonts w:cstheme="minorHAnsi"/>
                <w:noProof/>
                <w:webHidden/>
              </w:rPr>
              <w:fldChar w:fldCharType="end"/>
            </w:r>
          </w:hyperlink>
        </w:p>
        <w:p w14:paraId="70610D26" w14:textId="7842B578" w:rsidR="004B5699" w:rsidRPr="002B7EBF" w:rsidRDefault="00000000">
          <w:pPr>
            <w:pStyle w:val="TOC3"/>
            <w:tabs>
              <w:tab w:val="right" w:leader="dot" w:pos="10456"/>
            </w:tabs>
            <w:rPr>
              <w:rFonts w:eastAsiaTheme="minorEastAsia" w:cstheme="minorHAnsi"/>
              <w:noProof/>
              <w:sz w:val="24"/>
              <w:szCs w:val="24"/>
              <w:lang w:eastAsia="en-GB"/>
            </w:rPr>
          </w:pPr>
          <w:hyperlink w:anchor="_Toc168487625" w:history="1">
            <w:r w:rsidR="004B5699" w:rsidRPr="002B7EBF">
              <w:rPr>
                <w:rStyle w:val="Hyperlink"/>
                <w:rFonts w:cstheme="minorHAnsi"/>
                <w:noProof/>
              </w:rPr>
              <w:t>Skills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_Toc168487625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25</w:t>
            </w:r>
            <w:r w:rsidR="004B5699" w:rsidRPr="002B7EBF">
              <w:rPr>
                <w:rFonts w:cstheme="minorHAnsi"/>
                <w:noProof/>
                <w:webHidden/>
              </w:rPr>
              <w:fldChar w:fldCharType="end"/>
            </w:r>
          </w:hyperlink>
        </w:p>
        <w:p w14:paraId="5642647D" w14:textId="52C66A2A" w:rsidR="004B5699" w:rsidRPr="002B7EBF" w:rsidRDefault="00000000">
          <w:pPr>
            <w:pStyle w:val="TOC3"/>
            <w:tabs>
              <w:tab w:val="right" w:leader="dot" w:pos="10456"/>
            </w:tabs>
            <w:rPr>
              <w:rFonts w:eastAsiaTheme="minorEastAsia" w:cstheme="minorHAnsi"/>
              <w:noProof/>
              <w:sz w:val="24"/>
              <w:szCs w:val="24"/>
              <w:lang w:eastAsia="en-GB"/>
            </w:rPr>
          </w:pPr>
          <w:hyperlink w:anchor="_Toc168487626" w:history="1">
            <w:r w:rsidR="004B5699" w:rsidRPr="002B7EBF">
              <w:rPr>
                <w:rStyle w:val="Hyperlink"/>
                <w:rFonts w:cstheme="minorHAnsi"/>
                <w:noProof/>
              </w:rPr>
              <w:t>Behaviours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_Toc168487626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25</w:t>
            </w:r>
            <w:r w:rsidR="004B5699" w:rsidRPr="002B7EBF">
              <w:rPr>
                <w:rFonts w:cstheme="minorHAnsi"/>
                <w:noProof/>
                <w:webHidden/>
              </w:rPr>
              <w:fldChar w:fldCharType="end"/>
            </w:r>
          </w:hyperlink>
        </w:p>
        <w:p w14:paraId="1CF862DA" w14:textId="4C15E8A6" w:rsidR="007C4D41" w:rsidRPr="002B7EBF" w:rsidRDefault="007C4D41">
          <w:pPr>
            <w:rPr>
              <w:rFonts w:cstheme="minorHAnsi"/>
            </w:rPr>
          </w:pPr>
          <w:r w:rsidRPr="002B7EBF">
            <w:rPr>
              <w:rFonts w:cstheme="minorHAnsi"/>
              <w:b/>
              <w:bCs/>
              <w:noProof/>
            </w:rPr>
            <w:fldChar w:fldCharType="end"/>
          </w:r>
        </w:p>
      </w:sdtContent>
    </w:sdt>
    <w:p w14:paraId="68633375" w14:textId="6C570F73" w:rsidR="007C4D41" w:rsidRPr="002B7EBF" w:rsidRDefault="007C4D41">
      <w:pPr>
        <w:rPr>
          <w:rFonts w:eastAsiaTheme="majorEastAsia" w:cstheme="minorHAnsi"/>
          <w:color w:val="2F5496" w:themeColor="accent1" w:themeShade="BF"/>
          <w:sz w:val="32"/>
          <w:szCs w:val="32"/>
        </w:rPr>
      </w:pPr>
      <w:r w:rsidRPr="002B7EBF">
        <w:rPr>
          <w:rFonts w:cstheme="minorHAnsi"/>
        </w:rPr>
        <w:br w:type="page"/>
      </w:r>
    </w:p>
    <w:p w14:paraId="746AA1A3" w14:textId="66BC60A9" w:rsidR="000072B5" w:rsidRDefault="007C4D41" w:rsidP="003F3445">
      <w:pPr>
        <w:pStyle w:val="Heading1"/>
        <w:jc w:val="both"/>
        <w:rPr>
          <w:ins w:id="0" w:author="Benjamin Roberts" w:date="2024-06-10T21:58:00Z" w16du:dateUtc="2024-06-10T20:58:00Z"/>
          <w:rFonts w:asciiTheme="minorHAnsi" w:hAnsiTheme="minorHAnsi" w:cstheme="minorHAnsi"/>
        </w:rPr>
      </w:pPr>
      <w:bookmarkStart w:id="1" w:name="_Toc168487594"/>
      <w:r w:rsidRPr="002B7EBF">
        <w:rPr>
          <w:rFonts w:asciiTheme="minorHAnsi" w:hAnsiTheme="minorHAnsi" w:cstheme="minorHAnsi"/>
        </w:rPr>
        <w:lastRenderedPageBreak/>
        <w:t>Introduction</w:t>
      </w:r>
      <w:r w:rsidR="008712A4" w:rsidRPr="002B7EBF">
        <w:rPr>
          <w:rFonts w:asciiTheme="minorHAnsi" w:hAnsiTheme="minorHAnsi" w:cstheme="minorHAnsi"/>
        </w:rPr>
        <w:t xml:space="preserve"> &amp; Requirements</w:t>
      </w:r>
      <w:bookmarkEnd w:id="1"/>
    </w:p>
    <w:p w14:paraId="606DCB3C" w14:textId="3DDFB8C6" w:rsidR="00DF7BE9" w:rsidRDefault="00DF7BE9" w:rsidP="00DF7BE9">
      <w:pPr>
        <w:jc w:val="both"/>
        <w:rPr>
          <w:ins w:id="2" w:author="Benjamin Roberts" w:date="2024-06-10T21:58:00Z" w16du:dateUtc="2024-06-10T20:58:00Z"/>
          <w:rFonts w:cstheme="minorHAnsi"/>
        </w:rPr>
      </w:pPr>
      <w:ins w:id="3" w:author="Benjamin Roberts" w:date="2024-06-10T21:58:00Z" w16du:dateUtc="2024-06-10T20:58:00Z">
        <w:r w:rsidRPr="002B7EBF">
          <w:rPr>
            <w:rFonts w:cstheme="minorHAnsi"/>
          </w:rPr>
          <w:t>The team I work in is primarily responsible for developing and maintaining a Credit Decisioning software platform. The software</w:t>
        </w:r>
      </w:ins>
      <w:ins w:id="4" w:author="Benjamin Roberts" w:date="2024-06-10T22:03:00Z" w16du:dateUtc="2024-06-10T21:03:00Z">
        <w:r w:rsidR="009716BE">
          <w:rPr>
            <w:rFonts w:cstheme="minorHAnsi"/>
          </w:rPr>
          <w:t xml:space="preserve"> we use to do this</w:t>
        </w:r>
      </w:ins>
      <w:ins w:id="5" w:author="Benjamin Roberts" w:date="2024-06-10T21:58:00Z" w16du:dateUtc="2024-06-10T20:58:00Z">
        <w:r w:rsidRPr="002B7EBF">
          <w:rPr>
            <w:rFonts w:cstheme="minorHAnsi"/>
          </w:rPr>
          <w:t xml:space="preserve"> is provided by a 3</w:t>
        </w:r>
        <w:r w:rsidRPr="002B7EBF">
          <w:rPr>
            <w:rFonts w:cstheme="minorHAnsi"/>
            <w:vertAlign w:val="superscript"/>
          </w:rPr>
          <w:t>rd</w:t>
        </w:r>
        <w:r w:rsidRPr="002B7EBF">
          <w:rPr>
            <w:rFonts w:cstheme="minorHAnsi"/>
          </w:rPr>
          <w:t xml:space="preserve"> party and provides a low-code graphic user interface</w:t>
        </w:r>
      </w:ins>
      <w:ins w:id="6" w:author="Benjamin Roberts" w:date="2024-06-10T21:59:00Z" w16du:dateUtc="2024-06-10T20:59:00Z">
        <w:r>
          <w:rPr>
            <w:rFonts w:cstheme="minorHAnsi"/>
          </w:rPr>
          <w:t xml:space="preserve"> (GUI)</w:t>
        </w:r>
      </w:ins>
      <w:ins w:id="7" w:author="Benjamin Roberts" w:date="2024-06-10T21:58:00Z" w16du:dateUtc="2024-06-10T20:58:00Z">
        <w:r w:rsidRPr="002B7EBF">
          <w:rPr>
            <w:rFonts w:cstheme="minorHAnsi"/>
          </w:rPr>
          <w:t xml:space="preserve"> for developing business logic into a callable Web service</w:t>
        </w:r>
      </w:ins>
      <w:ins w:id="8" w:author="Benjamin Roberts" w:date="2024-06-10T22:03:00Z" w16du:dateUtc="2024-06-10T21:03:00Z">
        <w:r w:rsidR="009716BE">
          <w:rPr>
            <w:rFonts w:cstheme="minorHAnsi"/>
          </w:rPr>
          <w:t>,</w:t>
        </w:r>
      </w:ins>
      <w:ins w:id="9" w:author="Benjamin Roberts" w:date="2024-06-10T21:58:00Z" w16du:dateUtc="2024-06-10T20:58:00Z">
        <w:r w:rsidRPr="002B7EBF">
          <w:rPr>
            <w:rFonts w:cstheme="minorHAnsi"/>
          </w:rPr>
          <w:t xml:space="preserve"> without the need for specialised IT support.</w:t>
        </w:r>
      </w:ins>
      <w:ins w:id="10" w:author="Benjamin Roberts" w:date="2024-06-10T22:03:00Z" w16du:dateUtc="2024-06-10T21:03:00Z">
        <w:r w:rsidR="009716BE">
          <w:rPr>
            <w:rFonts w:cstheme="minorHAnsi"/>
          </w:rPr>
          <w:t xml:space="preserve"> Currently I work as one of the Lead Analysts </w:t>
        </w:r>
      </w:ins>
      <w:ins w:id="11" w:author="Benjamin Roberts" w:date="2024-06-10T22:04:00Z" w16du:dateUtc="2024-06-10T21:04:00Z">
        <w:r w:rsidR="009716BE">
          <w:rPr>
            <w:rFonts w:cstheme="minorHAnsi"/>
          </w:rPr>
          <w:t>for this, effectively a Technical Lead for mentoring junior members of the team in building business logi</w:t>
        </w:r>
      </w:ins>
      <w:ins w:id="12" w:author="Benjamin Roberts" w:date="2024-06-10T22:05:00Z" w16du:dateUtc="2024-06-10T21:05:00Z">
        <w:r w:rsidR="009716BE">
          <w:rPr>
            <w:rFonts w:cstheme="minorHAnsi"/>
          </w:rPr>
          <w:t xml:space="preserve">c and developing more complex functionality to </w:t>
        </w:r>
      </w:ins>
      <w:ins w:id="13" w:author="Benjamin Roberts" w:date="2024-06-10T22:06:00Z" w16du:dateUtc="2024-06-10T21:06:00Z">
        <w:r w:rsidR="009716BE">
          <w:rPr>
            <w:rFonts w:cstheme="minorHAnsi"/>
          </w:rPr>
          <w:t>orchestrate</w:t>
        </w:r>
      </w:ins>
      <w:ins w:id="14" w:author="Benjamin Roberts" w:date="2024-06-10T22:05:00Z" w16du:dateUtc="2024-06-10T21:05:00Z">
        <w:r w:rsidR="009716BE">
          <w:rPr>
            <w:rFonts w:cstheme="minorHAnsi"/>
          </w:rPr>
          <w:t xml:space="preserve"> executing business logic e.g. </w:t>
        </w:r>
      </w:ins>
      <w:ins w:id="15" w:author="Benjamin Roberts" w:date="2024-06-10T22:06:00Z" w16du:dateUtc="2024-06-10T21:06:00Z">
        <w:r w:rsidR="009716BE">
          <w:rPr>
            <w:rFonts w:cstheme="minorHAnsi"/>
          </w:rPr>
          <w:t xml:space="preserve">modular designs, </w:t>
        </w:r>
      </w:ins>
      <w:ins w:id="16" w:author="Benjamin Roberts" w:date="2024-06-10T22:05:00Z" w16du:dateUtc="2024-06-10T21:05:00Z">
        <w:r w:rsidR="009716BE">
          <w:rPr>
            <w:rFonts w:cstheme="minorHAnsi"/>
          </w:rPr>
          <w:t>integrating database connections</w:t>
        </w:r>
      </w:ins>
      <w:ins w:id="17" w:author="Benjamin Roberts" w:date="2024-06-10T22:06:00Z" w16du:dateUtc="2024-06-10T21:06:00Z">
        <w:r w:rsidR="009716BE">
          <w:rPr>
            <w:rFonts w:cstheme="minorHAnsi"/>
          </w:rPr>
          <w:t xml:space="preserve"> &amp; </w:t>
        </w:r>
      </w:ins>
      <w:ins w:id="18" w:author="Benjamin Roberts" w:date="2024-06-10T22:05:00Z" w16du:dateUtc="2024-06-10T21:05:00Z">
        <w:r w:rsidR="009716BE">
          <w:rPr>
            <w:rFonts w:cstheme="minorHAnsi"/>
          </w:rPr>
          <w:t>integrating external data</w:t>
        </w:r>
      </w:ins>
      <w:ins w:id="19" w:author="Benjamin Roberts" w:date="2024-06-10T22:06:00Z" w16du:dateUtc="2024-06-10T21:06:00Z">
        <w:r w:rsidR="009716BE">
          <w:rPr>
            <w:rFonts w:cstheme="minorHAnsi"/>
          </w:rPr>
          <w:t xml:space="preserve"> sources via HTTP</w:t>
        </w:r>
      </w:ins>
      <w:ins w:id="20" w:author="Benjamin Roberts" w:date="2024-06-10T22:07:00Z" w16du:dateUtc="2024-06-10T21:07:00Z">
        <w:r w:rsidR="009716BE">
          <w:rPr>
            <w:rFonts w:cstheme="minorHAnsi"/>
          </w:rPr>
          <w:t>.</w:t>
        </w:r>
      </w:ins>
    </w:p>
    <w:p w14:paraId="1737DCB3" w14:textId="67A4AE7D" w:rsidR="009716BE" w:rsidRDefault="00DF7BE9" w:rsidP="00DF7BE9">
      <w:pPr>
        <w:jc w:val="both"/>
        <w:rPr>
          <w:ins w:id="21" w:author="Benjamin Roberts" w:date="2024-06-10T22:09:00Z" w16du:dateUtc="2024-06-10T21:09:00Z"/>
          <w:rFonts w:cstheme="minorHAnsi"/>
        </w:rPr>
      </w:pPr>
      <w:ins w:id="22" w:author="Benjamin Roberts" w:date="2024-06-10T21:58:00Z" w16du:dateUtc="2024-06-10T20:58:00Z">
        <w:r>
          <w:rPr>
            <w:rFonts w:cstheme="minorHAnsi"/>
          </w:rPr>
          <w:t xml:space="preserve">This </w:t>
        </w:r>
      </w:ins>
      <w:ins w:id="23" w:author="Benjamin Roberts" w:date="2024-06-10T21:59:00Z" w16du:dateUtc="2024-06-10T20:59:00Z">
        <w:r>
          <w:rPr>
            <w:rFonts w:cstheme="minorHAnsi"/>
          </w:rPr>
          <w:t>software</w:t>
        </w:r>
      </w:ins>
      <w:ins w:id="24" w:author="Benjamin Roberts" w:date="2024-06-10T21:58:00Z" w16du:dateUtc="2024-06-10T20:58:00Z">
        <w:r>
          <w:rPr>
            <w:rFonts w:cstheme="minorHAnsi"/>
          </w:rPr>
          <w:t xml:space="preserve"> is built within </w:t>
        </w:r>
      </w:ins>
      <w:ins w:id="25" w:author="Benjamin Roberts" w:date="2024-06-10T21:59:00Z" w16du:dateUtc="2024-06-10T20:59:00Z">
        <w:r>
          <w:rPr>
            <w:rFonts w:cstheme="minorHAnsi"/>
          </w:rPr>
          <w:t xml:space="preserve">the Java language, with the GUI interface acting as a layer of separation to allow business users to develop without </w:t>
        </w:r>
      </w:ins>
      <w:ins w:id="26" w:author="Benjamin Roberts" w:date="2024-06-10T22:00:00Z" w16du:dateUtc="2024-06-10T21:00:00Z">
        <w:r>
          <w:rPr>
            <w:rFonts w:cstheme="minorHAnsi"/>
          </w:rPr>
          <w:t xml:space="preserve">needing to have experience in the Java language. </w:t>
        </w:r>
      </w:ins>
      <w:ins w:id="27" w:author="Benjamin Roberts" w:date="2024-06-10T21:59:00Z" w16du:dateUtc="2024-06-10T20:59:00Z">
        <w:r>
          <w:rPr>
            <w:rFonts w:cstheme="minorHAnsi"/>
          </w:rPr>
          <w:t xml:space="preserve"> </w:t>
        </w:r>
      </w:ins>
      <w:ins w:id="28" w:author="Benjamin Roberts" w:date="2024-06-10T22:07:00Z" w16du:dateUtc="2024-06-10T21:07:00Z">
        <w:r w:rsidR="009716BE">
          <w:rPr>
            <w:rFonts w:cstheme="minorHAnsi"/>
          </w:rPr>
          <w:t>Personally however</w:t>
        </w:r>
      </w:ins>
      <w:ins w:id="29" w:author="Benjamin Roberts" w:date="2024-06-10T22:11:00Z" w16du:dateUtc="2024-06-10T21:11:00Z">
        <w:r w:rsidR="009716BE">
          <w:rPr>
            <w:rFonts w:cstheme="minorHAnsi"/>
          </w:rPr>
          <w:t>,</w:t>
        </w:r>
      </w:ins>
      <w:ins w:id="30" w:author="Benjamin Roberts" w:date="2024-06-10T22:07:00Z" w16du:dateUtc="2024-06-10T21:07:00Z">
        <w:r w:rsidR="009716BE">
          <w:rPr>
            <w:rFonts w:cstheme="minorHAnsi"/>
          </w:rPr>
          <w:t xml:space="preserve"> I wish to have a greater understanding of Java, due to a desire to have more experience in object-oriented programming and to bett</w:t>
        </w:r>
      </w:ins>
      <w:ins w:id="31" w:author="Benjamin Roberts" w:date="2024-06-10T22:08:00Z" w16du:dateUtc="2024-06-10T21:08:00Z">
        <w:r w:rsidR="009716BE">
          <w:rPr>
            <w:rFonts w:cstheme="minorHAnsi"/>
          </w:rPr>
          <w:t xml:space="preserve">er understand how a Java program and various </w:t>
        </w:r>
      </w:ins>
      <w:ins w:id="32" w:author="Benjamin Roberts" w:date="2024-06-10T22:09:00Z" w16du:dateUtc="2024-06-10T21:09:00Z">
        <w:r w:rsidR="009716BE">
          <w:rPr>
            <w:rFonts w:cstheme="minorHAnsi"/>
          </w:rPr>
          <w:t>libraries</w:t>
        </w:r>
      </w:ins>
      <w:ins w:id="33" w:author="Benjamin Roberts" w:date="2024-06-10T22:08:00Z" w16du:dateUtc="2024-06-10T21:08:00Z">
        <w:r w:rsidR="009716BE">
          <w:rPr>
            <w:rFonts w:cstheme="minorHAnsi"/>
          </w:rPr>
          <w:t xml:space="preserve"> scale to a full application.</w:t>
        </w:r>
      </w:ins>
    </w:p>
    <w:p w14:paraId="0D06D18E" w14:textId="523B1FDA" w:rsidR="009716BE" w:rsidRPr="00DF7BE9" w:rsidRDefault="009716BE" w:rsidP="00DF7BE9">
      <w:pPr>
        <w:jc w:val="both"/>
        <w:rPr>
          <w:rFonts w:cstheme="minorHAnsi"/>
        </w:rPr>
        <w:pPrChange w:id="34" w:author="Benjamin Roberts" w:date="2024-06-10T21:58:00Z" w16du:dateUtc="2024-06-10T20:58:00Z">
          <w:pPr>
            <w:pStyle w:val="Heading1"/>
            <w:jc w:val="both"/>
          </w:pPr>
        </w:pPrChange>
      </w:pPr>
      <w:ins w:id="35" w:author="Benjamin Roberts" w:date="2024-06-10T22:10:00Z" w16du:dateUtc="2024-06-10T21:10:00Z">
        <w:r>
          <w:rPr>
            <w:rFonts w:cstheme="minorHAnsi"/>
          </w:rPr>
          <w:t xml:space="preserve">With the support of my employer (after a 1-to-1 meeting), I decided to make an attempt to </w:t>
        </w:r>
      </w:ins>
      <w:ins w:id="36" w:author="Benjamin Roberts" w:date="2024-06-10T22:11:00Z" w16du:dateUtc="2024-06-10T21:11:00Z">
        <w:r>
          <w:rPr>
            <w:rFonts w:cstheme="minorHAnsi"/>
          </w:rPr>
          <w:t>build a similar decisioning application within Java directly</w:t>
        </w:r>
      </w:ins>
      <w:ins w:id="37" w:author="Benjamin Roberts" w:date="2024-06-10T22:12:00Z" w16du:dateUtc="2024-06-10T21:12:00Z">
        <w:r>
          <w:rPr>
            <w:rFonts w:cstheme="minorHAnsi"/>
          </w:rPr>
          <w:t>. Goals and acceptance criteria have been defined below:</w:t>
        </w:r>
      </w:ins>
    </w:p>
    <w:p w14:paraId="370B6245" w14:textId="685B526A" w:rsidR="00F93011" w:rsidRPr="002B7EBF" w:rsidRDefault="00FD5992" w:rsidP="003F3445">
      <w:pPr>
        <w:pStyle w:val="Heading2"/>
        <w:jc w:val="both"/>
        <w:rPr>
          <w:rFonts w:asciiTheme="minorHAnsi" w:hAnsiTheme="minorHAnsi" w:cstheme="minorHAnsi"/>
        </w:rPr>
      </w:pPr>
      <w:bookmarkStart w:id="38" w:name="_Toc168487595"/>
      <w:r w:rsidRPr="002B7EBF">
        <w:rPr>
          <w:rFonts w:asciiTheme="minorHAnsi" w:hAnsiTheme="minorHAnsi" w:cstheme="minorHAnsi"/>
        </w:rPr>
        <w:t xml:space="preserve">Project </w:t>
      </w:r>
      <w:r w:rsidR="000072B5" w:rsidRPr="002B7EBF">
        <w:rPr>
          <w:rFonts w:asciiTheme="minorHAnsi" w:hAnsiTheme="minorHAnsi" w:cstheme="minorHAnsi"/>
        </w:rPr>
        <w:t>Description</w:t>
      </w:r>
      <w:bookmarkEnd w:id="38"/>
    </w:p>
    <w:p w14:paraId="2DB928A4" w14:textId="597A8ED0" w:rsidR="00751D63" w:rsidRPr="002B7EBF" w:rsidRDefault="00751D63" w:rsidP="003F3445">
      <w:pPr>
        <w:jc w:val="both"/>
        <w:rPr>
          <w:rFonts w:cstheme="minorHAnsi"/>
        </w:rPr>
      </w:pPr>
      <w:r w:rsidRPr="002B7EBF">
        <w:rPr>
          <w:rFonts w:cstheme="minorHAnsi"/>
        </w:rPr>
        <w:t>Create a Java program that implements Credit Decisioning logic at an introductory level. This must include:</w:t>
      </w:r>
    </w:p>
    <w:p w14:paraId="30076891" w14:textId="533AEA2D" w:rsidR="00751D63" w:rsidRPr="002B7EBF" w:rsidRDefault="00751D63" w:rsidP="003F3445">
      <w:pPr>
        <w:pStyle w:val="ListParagraph"/>
        <w:numPr>
          <w:ilvl w:val="0"/>
          <w:numId w:val="5"/>
        </w:numPr>
        <w:jc w:val="both"/>
        <w:rPr>
          <w:rFonts w:cstheme="minorHAnsi"/>
        </w:rPr>
      </w:pPr>
      <w:r w:rsidRPr="002B7EBF">
        <w:rPr>
          <w:rFonts w:cstheme="minorHAnsi"/>
        </w:rPr>
        <w:t>Some ability to capture relevant applicant information required to make a credit decision and enter this information into the program</w:t>
      </w:r>
    </w:p>
    <w:p w14:paraId="0E224C18" w14:textId="68B39488" w:rsidR="00751D63" w:rsidRPr="002B7EBF" w:rsidRDefault="00C42B15" w:rsidP="003F3445">
      <w:pPr>
        <w:pStyle w:val="ListParagraph"/>
        <w:numPr>
          <w:ilvl w:val="0"/>
          <w:numId w:val="5"/>
        </w:numPr>
        <w:jc w:val="both"/>
        <w:rPr>
          <w:rFonts w:cstheme="minorHAnsi"/>
        </w:rPr>
      </w:pPr>
      <w:r w:rsidRPr="002B7EBF">
        <w:rPr>
          <w:rFonts w:cstheme="minorHAnsi"/>
        </w:rPr>
        <w:t xml:space="preserve">Execute </w:t>
      </w:r>
      <w:r w:rsidR="00293C7B" w:rsidRPr="002B7EBF">
        <w:rPr>
          <w:rFonts w:cstheme="minorHAnsi"/>
        </w:rPr>
        <w:t>c</w:t>
      </w:r>
      <w:r w:rsidRPr="002B7EBF">
        <w:rPr>
          <w:rFonts w:cstheme="minorHAnsi"/>
        </w:rPr>
        <w:t xml:space="preserve">redit </w:t>
      </w:r>
      <w:r w:rsidR="00293C7B" w:rsidRPr="002B7EBF">
        <w:rPr>
          <w:rFonts w:cstheme="minorHAnsi"/>
        </w:rPr>
        <w:t>d</w:t>
      </w:r>
      <w:r w:rsidRPr="002B7EBF">
        <w:rPr>
          <w:rFonts w:cstheme="minorHAnsi"/>
        </w:rPr>
        <w:t xml:space="preserve">ecisioning </w:t>
      </w:r>
      <w:r w:rsidR="00293C7B" w:rsidRPr="002B7EBF">
        <w:rPr>
          <w:rFonts w:cstheme="minorHAnsi"/>
        </w:rPr>
        <w:t>p</w:t>
      </w:r>
      <w:r w:rsidRPr="002B7EBF">
        <w:rPr>
          <w:rFonts w:cstheme="minorHAnsi"/>
        </w:rPr>
        <w:t xml:space="preserve">olicy </w:t>
      </w:r>
      <w:r w:rsidR="00293C7B" w:rsidRPr="002B7EBF">
        <w:rPr>
          <w:rFonts w:cstheme="minorHAnsi"/>
        </w:rPr>
        <w:t>r</w:t>
      </w:r>
      <w:r w:rsidRPr="002B7EBF">
        <w:rPr>
          <w:rFonts w:cstheme="minorHAnsi"/>
        </w:rPr>
        <w:t>ules that conditionally reject an application if set criteria is met</w:t>
      </w:r>
    </w:p>
    <w:p w14:paraId="3A5C35A7" w14:textId="3BE8524E" w:rsidR="00C42B15" w:rsidRPr="002B7EBF" w:rsidRDefault="00C42B15" w:rsidP="003F3445">
      <w:pPr>
        <w:pStyle w:val="ListParagraph"/>
        <w:numPr>
          <w:ilvl w:val="0"/>
          <w:numId w:val="5"/>
        </w:numPr>
        <w:jc w:val="both"/>
        <w:rPr>
          <w:rFonts w:cstheme="minorHAnsi"/>
        </w:rPr>
      </w:pPr>
      <w:r w:rsidRPr="002B7EBF">
        <w:rPr>
          <w:rFonts w:cstheme="minorHAnsi"/>
        </w:rPr>
        <w:t xml:space="preserve">Connect to an external database to retrieve more data to use for decisioning </w:t>
      </w:r>
    </w:p>
    <w:p w14:paraId="35CAA42B" w14:textId="4588778A" w:rsidR="00223A7D" w:rsidRPr="002B7EBF" w:rsidRDefault="00223A7D" w:rsidP="003F3445">
      <w:pPr>
        <w:pStyle w:val="ListParagraph"/>
        <w:numPr>
          <w:ilvl w:val="0"/>
          <w:numId w:val="5"/>
        </w:numPr>
        <w:jc w:val="both"/>
        <w:rPr>
          <w:rFonts w:cstheme="minorHAnsi"/>
        </w:rPr>
      </w:pPr>
      <w:r w:rsidRPr="002B7EBF">
        <w:rPr>
          <w:rFonts w:cstheme="minorHAnsi"/>
        </w:rPr>
        <w:t>Use additional data gathered from this database to execute Scorecards in a champion/challenger approach (requiring at least 2 scorecards to be created)</w:t>
      </w:r>
    </w:p>
    <w:p w14:paraId="11C977DD" w14:textId="3497778D" w:rsidR="00223A7D" w:rsidRPr="002B7EBF" w:rsidRDefault="00223A7D" w:rsidP="003F3445">
      <w:pPr>
        <w:pStyle w:val="ListParagraph"/>
        <w:numPr>
          <w:ilvl w:val="0"/>
          <w:numId w:val="5"/>
        </w:numPr>
        <w:jc w:val="both"/>
        <w:rPr>
          <w:rFonts w:cstheme="minorHAnsi"/>
        </w:rPr>
      </w:pPr>
      <w:r w:rsidRPr="002B7EBF">
        <w:rPr>
          <w:rFonts w:cstheme="minorHAnsi"/>
        </w:rPr>
        <w:t>Return a final decision and an offer to the user depending on the decisioning logic</w:t>
      </w:r>
    </w:p>
    <w:p w14:paraId="27F246B1" w14:textId="1BE72C97" w:rsidR="00223A7D" w:rsidRPr="002B7EBF" w:rsidRDefault="00293C7B" w:rsidP="003F3445">
      <w:pPr>
        <w:pStyle w:val="ListParagraph"/>
        <w:numPr>
          <w:ilvl w:val="0"/>
          <w:numId w:val="5"/>
        </w:numPr>
        <w:jc w:val="both"/>
        <w:rPr>
          <w:rFonts w:cstheme="minorHAnsi"/>
        </w:rPr>
      </w:pPr>
      <w:r w:rsidRPr="002B7EBF">
        <w:rPr>
          <w:rFonts w:cstheme="minorHAnsi"/>
        </w:rPr>
        <w:t>A record of the program run is then saved into an external database (for monitoring and further credit decisioning use)</w:t>
      </w:r>
    </w:p>
    <w:p w14:paraId="092F9B1D" w14:textId="14CD0FBF" w:rsidR="00504821" w:rsidRPr="002B7EBF" w:rsidDel="00DF7BE9" w:rsidRDefault="00504821" w:rsidP="003F3445">
      <w:pPr>
        <w:pStyle w:val="Heading2"/>
        <w:jc w:val="both"/>
        <w:rPr>
          <w:del w:id="39" w:author="Benjamin Roberts" w:date="2024-06-10T21:58:00Z" w16du:dateUtc="2024-06-10T20:58:00Z"/>
          <w:rFonts w:asciiTheme="minorHAnsi" w:hAnsiTheme="minorHAnsi" w:cstheme="minorHAnsi"/>
        </w:rPr>
      </w:pPr>
      <w:bookmarkStart w:id="40" w:name="_Toc168487596"/>
      <w:del w:id="41" w:author="Benjamin Roberts" w:date="2024-06-10T21:58:00Z" w16du:dateUtc="2024-06-10T20:58:00Z">
        <w:r w:rsidRPr="002B7EBF" w:rsidDel="00DF7BE9">
          <w:rPr>
            <w:rFonts w:asciiTheme="minorHAnsi" w:hAnsiTheme="minorHAnsi" w:cstheme="minorHAnsi"/>
          </w:rPr>
          <w:delText>How this was decided</w:delText>
        </w:r>
        <w:bookmarkEnd w:id="40"/>
      </w:del>
    </w:p>
    <w:p w14:paraId="3B142835" w14:textId="0602933C" w:rsidR="00504821" w:rsidRPr="002B7EBF" w:rsidDel="00DF7BE9" w:rsidRDefault="00504821" w:rsidP="003F3445">
      <w:pPr>
        <w:jc w:val="both"/>
        <w:rPr>
          <w:del w:id="42" w:author="Benjamin Roberts" w:date="2024-06-10T21:58:00Z" w16du:dateUtc="2024-06-10T20:58:00Z"/>
          <w:rFonts w:cstheme="minorHAnsi"/>
        </w:rPr>
      </w:pPr>
      <w:del w:id="43" w:author="Benjamin Roberts" w:date="2024-06-10T21:58:00Z" w16du:dateUtc="2024-06-10T20:58:00Z">
        <w:r w:rsidRPr="002B7EBF" w:rsidDel="00DF7BE9">
          <w:rPr>
            <w:rFonts w:cstheme="minorHAnsi"/>
          </w:rPr>
          <w:delText>The team I work in is primarily responsible for developing and maintaining a Credit Decisioning software platform. The software is provided by a 3</w:delText>
        </w:r>
        <w:r w:rsidRPr="002B7EBF" w:rsidDel="00DF7BE9">
          <w:rPr>
            <w:rFonts w:cstheme="minorHAnsi"/>
            <w:vertAlign w:val="superscript"/>
          </w:rPr>
          <w:delText>rd</w:delText>
        </w:r>
        <w:r w:rsidRPr="002B7EBF" w:rsidDel="00DF7BE9">
          <w:rPr>
            <w:rFonts w:cstheme="minorHAnsi"/>
          </w:rPr>
          <w:delText xml:space="preserve"> party and provides a low-code graphic user interface for developing business logic into a callable Web service without the need for specialised IT support.</w:delText>
        </w:r>
      </w:del>
    </w:p>
    <w:p w14:paraId="247C1DE8" w14:textId="7299042C" w:rsidR="00504821" w:rsidRPr="002B7EBF" w:rsidDel="00DF7BE9" w:rsidRDefault="00504821" w:rsidP="003F3445">
      <w:pPr>
        <w:jc w:val="both"/>
        <w:rPr>
          <w:del w:id="44" w:author="Benjamin Roberts" w:date="2024-06-10T21:57:00Z" w16du:dateUtc="2024-06-10T20:57:00Z"/>
          <w:rFonts w:cstheme="minorHAnsi"/>
        </w:rPr>
      </w:pPr>
      <w:del w:id="45" w:author="Benjamin Roberts" w:date="2024-06-10T21:57:00Z" w16du:dateUtc="2024-06-10T20:57:00Z">
        <w:r w:rsidRPr="002B7EBF" w:rsidDel="00DF7BE9">
          <w:rPr>
            <w:rFonts w:cstheme="minorHAnsi"/>
          </w:rPr>
          <w:delText>The Java elements of the Module 1 course demonstrated an opportunity to apply similar business logic into a more technical language, in a role relevant manner.</w:delText>
        </w:r>
      </w:del>
    </w:p>
    <w:p w14:paraId="26747462" w14:textId="47FCA810" w:rsidR="000072B5" w:rsidRPr="002B7EBF" w:rsidRDefault="00F93011" w:rsidP="003F3445">
      <w:pPr>
        <w:pStyle w:val="Heading2"/>
        <w:jc w:val="both"/>
        <w:rPr>
          <w:rFonts w:asciiTheme="minorHAnsi" w:hAnsiTheme="minorHAnsi" w:cstheme="minorHAnsi"/>
        </w:rPr>
      </w:pPr>
      <w:bookmarkStart w:id="46" w:name="_Toc168487597"/>
      <w:r w:rsidRPr="002B7EBF">
        <w:rPr>
          <w:rFonts w:asciiTheme="minorHAnsi" w:hAnsiTheme="minorHAnsi" w:cstheme="minorHAnsi"/>
        </w:rPr>
        <w:t>Acceptance Criteria/Project Outcomes</w:t>
      </w:r>
      <w:bookmarkEnd w:id="46"/>
    </w:p>
    <w:p w14:paraId="17534054" w14:textId="3FFDA9DC" w:rsidR="002E7112" w:rsidRPr="002B7EBF" w:rsidRDefault="002E7112" w:rsidP="003F3445">
      <w:pPr>
        <w:pStyle w:val="ListParagraph"/>
        <w:numPr>
          <w:ilvl w:val="0"/>
          <w:numId w:val="4"/>
        </w:numPr>
        <w:jc w:val="both"/>
        <w:rPr>
          <w:rFonts w:cstheme="minorHAnsi"/>
        </w:rPr>
      </w:pPr>
      <w:commentRangeStart w:id="47"/>
      <w:r w:rsidRPr="002B7EBF">
        <w:rPr>
          <w:rFonts w:cstheme="minorHAnsi"/>
        </w:rPr>
        <w:t xml:space="preserve">Final program </w:t>
      </w:r>
      <w:r w:rsidR="00223A7D" w:rsidRPr="002B7EBF">
        <w:rPr>
          <w:rFonts w:cstheme="minorHAnsi"/>
        </w:rPr>
        <w:t>must have</w:t>
      </w:r>
      <w:r w:rsidRPr="002B7EBF">
        <w:rPr>
          <w:rFonts w:cstheme="minorHAnsi"/>
        </w:rPr>
        <w:t xml:space="preserve"> an interface for a user to input application data</w:t>
      </w:r>
      <w:commentRangeEnd w:id="47"/>
      <w:r w:rsidR="00223A7D" w:rsidRPr="002B7EBF">
        <w:rPr>
          <w:rStyle w:val="CommentReference"/>
          <w:rFonts w:cstheme="minorHAnsi"/>
        </w:rPr>
        <w:commentReference w:id="47"/>
      </w:r>
    </w:p>
    <w:p w14:paraId="3C708946" w14:textId="74AB19EF" w:rsidR="002E7112" w:rsidRPr="002B7EBF" w:rsidRDefault="002E7112" w:rsidP="003F3445">
      <w:pPr>
        <w:pStyle w:val="ListParagraph"/>
        <w:numPr>
          <w:ilvl w:val="0"/>
          <w:numId w:val="4"/>
        </w:numPr>
        <w:jc w:val="both"/>
        <w:rPr>
          <w:rFonts w:cstheme="minorHAnsi"/>
        </w:rPr>
      </w:pPr>
      <w:r w:rsidRPr="002B7EBF">
        <w:rPr>
          <w:rFonts w:cstheme="minorHAnsi"/>
        </w:rPr>
        <w:t xml:space="preserve">Application data input </w:t>
      </w:r>
      <w:r w:rsidR="00751D63" w:rsidRPr="002B7EBF">
        <w:rPr>
          <w:rFonts w:cstheme="minorHAnsi"/>
        </w:rPr>
        <w:t>must include:</w:t>
      </w:r>
    </w:p>
    <w:p w14:paraId="62F02BD9" w14:textId="21B4AD14" w:rsidR="00223A7D" w:rsidRPr="002B7EBF" w:rsidRDefault="00223A7D" w:rsidP="003F3445">
      <w:pPr>
        <w:pStyle w:val="ListParagraph"/>
        <w:numPr>
          <w:ilvl w:val="1"/>
          <w:numId w:val="4"/>
        </w:numPr>
        <w:jc w:val="both"/>
        <w:rPr>
          <w:rFonts w:cstheme="minorHAnsi"/>
        </w:rPr>
      </w:pPr>
      <w:r w:rsidRPr="002B7EBF">
        <w:rPr>
          <w:rFonts w:cstheme="minorHAnsi"/>
        </w:rPr>
        <w:t xml:space="preserve">A Match </w:t>
      </w:r>
      <w:commentRangeStart w:id="48"/>
      <w:r w:rsidRPr="002B7EBF">
        <w:rPr>
          <w:rFonts w:cstheme="minorHAnsi"/>
        </w:rPr>
        <w:t>I</w:t>
      </w:r>
      <w:commentRangeEnd w:id="48"/>
      <w:r w:rsidR="00E752A7" w:rsidRPr="002B7EBF">
        <w:rPr>
          <w:rStyle w:val="CommentReference"/>
          <w:rFonts w:cstheme="minorHAnsi"/>
        </w:rPr>
        <w:commentReference w:id="48"/>
      </w:r>
      <w:r w:rsidR="00B36CD7" w:rsidRPr="002B7EBF">
        <w:rPr>
          <w:rFonts w:cstheme="minorHAnsi"/>
        </w:rPr>
        <w:t>D</w:t>
      </w:r>
      <w:r w:rsidRPr="002B7EBF">
        <w:rPr>
          <w:rFonts w:cstheme="minorHAnsi"/>
        </w:rPr>
        <w:t xml:space="preserve"> of some kind to look up in the external database</w:t>
      </w:r>
    </w:p>
    <w:p w14:paraId="27FB554E" w14:textId="73D58F87" w:rsidR="00751D63" w:rsidRPr="002B7EBF" w:rsidRDefault="00751D63" w:rsidP="003F3445">
      <w:pPr>
        <w:pStyle w:val="ListParagraph"/>
        <w:numPr>
          <w:ilvl w:val="1"/>
          <w:numId w:val="4"/>
        </w:numPr>
        <w:jc w:val="both"/>
        <w:rPr>
          <w:rFonts w:cstheme="minorHAnsi"/>
        </w:rPr>
      </w:pPr>
      <w:commentRangeStart w:id="49"/>
      <w:r w:rsidRPr="002B7EBF">
        <w:rPr>
          <w:rFonts w:cstheme="minorHAnsi"/>
        </w:rPr>
        <w:t>Residential Status</w:t>
      </w:r>
    </w:p>
    <w:p w14:paraId="3B3631DA" w14:textId="5A3DB0A9" w:rsidR="00751D63" w:rsidRPr="002B7EBF" w:rsidRDefault="00751D63" w:rsidP="003F3445">
      <w:pPr>
        <w:pStyle w:val="ListParagraph"/>
        <w:numPr>
          <w:ilvl w:val="1"/>
          <w:numId w:val="4"/>
        </w:numPr>
        <w:jc w:val="both"/>
        <w:rPr>
          <w:rFonts w:cstheme="minorHAnsi"/>
        </w:rPr>
      </w:pPr>
      <w:r w:rsidRPr="002B7EBF">
        <w:rPr>
          <w:rFonts w:cstheme="minorHAnsi"/>
        </w:rPr>
        <w:t>Employment Status</w:t>
      </w:r>
      <w:commentRangeEnd w:id="49"/>
      <w:r w:rsidR="00C42B15" w:rsidRPr="002B7EBF">
        <w:rPr>
          <w:rStyle w:val="CommentReference"/>
          <w:rFonts w:cstheme="minorHAnsi"/>
        </w:rPr>
        <w:commentReference w:id="49"/>
      </w:r>
    </w:p>
    <w:p w14:paraId="641E2746" w14:textId="122FB9D3" w:rsidR="00223A7D" w:rsidRPr="002B7EBF" w:rsidRDefault="00223A7D" w:rsidP="003F3445">
      <w:pPr>
        <w:pStyle w:val="ListParagraph"/>
        <w:numPr>
          <w:ilvl w:val="0"/>
          <w:numId w:val="4"/>
        </w:numPr>
        <w:jc w:val="both"/>
        <w:rPr>
          <w:rFonts w:cstheme="minorHAnsi"/>
        </w:rPr>
      </w:pPr>
      <w:r w:rsidRPr="002B7EBF">
        <w:rPr>
          <w:rFonts w:cstheme="minorHAnsi"/>
        </w:rPr>
        <w:t xml:space="preserve">A database </w:t>
      </w:r>
      <w:r w:rsidR="00293C7B" w:rsidRPr="002B7EBF">
        <w:rPr>
          <w:rFonts w:cstheme="minorHAnsi"/>
        </w:rPr>
        <w:t>connection is made to allow CRUD operations for logging activity made in the program</w:t>
      </w:r>
    </w:p>
    <w:p w14:paraId="00298564" w14:textId="31764A40" w:rsidR="00293C7B" w:rsidRPr="002B7EBF" w:rsidRDefault="00293C7B" w:rsidP="003F3445">
      <w:pPr>
        <w:pStyle w:val="ListParagraph"/>
        <w:numPr>
          <w:ilvl w:val="0"/>
          <w:numId w:val="4"/>
        </w:numPr>
        <w:jc w:val="both"/>
        <w:rPr>
          <w:rFonts w:cstheme="minorHAnsi"/>
        </w:rPr>
      </w:pPr>
      <w:r w:rsidRPr="002B7EBF">
        <w:rPr>
          <w:rFonts w:cstheme="minorHAnsi"/>
        </w:rPr>
        <w:t xml:space="preserve">A database connection is made to allow a lookup to be made based on the data </w:t>
      </w:r>
      <w:r w:rsidR="00702DF6" w:rsidRPr="002B7EBF">
        <w:rPr>
          <w:rFonts w:cstheme="minorHAnsi"/>
        </w:rPr>
        <w:t>received in the program</w:t>
      </w:r>
    </w:p>
    <w:p w14:paraId="4EF788C4" w14:textId="6BE9192F" w:rsidR="00F93011" w:rsidRPr="002B7EBF" w:rsidRDefault="00293C7B" w:rsidP="003F3445">
      <w:pPr>
        <w:pStyle w:val="ListParagraph"/>
        <w:numPr>
          <w:ilvl w:val="0"/>
          <w:numId w:val="4"/>
        </w:numPr>
        <w:jc w:val="both"/>
        <w:rPr>
          <w:rFonts w:cstheme="minorHAnsi"/>
        </w:rPr>
      </w:pPr>
      <w:r w:rsidRPr="002B7EBF">
        <w:rPr>
          <w:rFonts w:cstheme="minorHAnsi"/>
        </w:rPr>
        <w:t>Multiple credit decisioning policy rules are built and executed in the program flow</w:t>
      </w:r>
    </w:p>
    <w:p w14:paraId="60701883" w14:textId="284A7A33" w:rsidR="00293C7B" w:rsidRPr="002B7EBF" w:rsidRDefault="00293C7B" w:rsidP="003F3445">
      <w:pPr>
        <w:pStyle w:val="ListParagraph"/>
        <w:numPr>
          <w:ilvl w:val="1"/>
          <w:numId w:val="4"/>
        </w:numPr>
        <w:jc w:val="both"/>
        <w:rPr>
          <w:rFonts w:cstheme="minorHAnsi"/>
        </w:rPr>
      </w:pPr>
      <w:r w:rsidRPr="002B7EBF">
        <w:rPr>
          <w:rFonts w:cstheme="minorHAnsi"/>
        </w:rPr>
        <w:t>Policy rules are group</w:t>
      </w:r>
      <w:r w:rsidR="00EF550E" w:rsidRPr="002B7EBF">
        <w:rPr>
          <w:rFonts w:cstheme="minorHAnsi"/>
        </w:rPr>
        <w:t>ed</w:t>
      </w:r>
      <w:r w:rsidRPr="002B7EBF">
        <w:rPr>
          <w:rFonts w:cstheme="minorHAnsi"/>
        </w:rPr>
        <w:t xml:space="preserve"> in a modular way to breakdown testing</w:t>
      </w:r>
    </w:p>
    <w:p w14:paraId="43C4DCC5" w14:textId="15050CF2" w:rsidR="00293C7B" w:rsidRPr="002B7EBF" w:rsidRDefault="00293C7B" w:rsidP="003F3445">
      <w:pPr>
        <w:pStyle w:val="ListParagraph"/>
        <w:numPr>
          <w:ilvl w:val="1"/>
          <w:numId w:val="4"/>
        </w:numPr>
        <w:jc w:val="both"/>
        <w:rPr>
          <w:rFonts w:cstheme="minorHAnsi"/>
        </w:rPr>
      </w:pPr>
      <w:r w:rsidRPr="002B7EBF">
        <w:rPr>
          <w:rFonts w:cstheme="minorHAnsi"/>
        </w:rPr>
        <w:t>A mix of the application input data and data retrieved from the external database is used</w:t>
      </w:r>
    </w:p>
    <w:p w14:paraId="19A71984" w14:textId="513BCA45" w:rsidR="00293C7B" w:rsidRPr="002B7EBF" w:rsidRDefault="00293C7B" w:rsidP="003F3445">
      <w:pPr>
        <w:pStyle w:val="ListParagraph"/>
        <w:numPr>
          <w:ilvl w:val="0"/>
          <w:numId w:val="4"/>
        </w:numPr>
        <w:jc w:val="both"/>
        <w:rPr>
          <w:rFonts w:cstheme="minorHAnsi"/>
        </w:rPr>
      </w:pPr>
      <w:r w:rsidRPr="002B7EBF">
        <w:rPr>
          <w:rFonts w:cstheme="minorHAnsi"/>
        </w:rPr>
        <w:t>Multiple credit decisioning scorecards are built and executed</w:t>
      </w:r>
    </w:p>
    <w:p w14:paraId="312A7B86" w14:textId="0440FCAD" w:rsidR="00293C7B" w:rsidRPr="002B7EBF" w:rsidRDefault="00293C7B" w:rsidP="003F3445">
      <w:pPr>
        <w:pStyle w:val="ListParagraph"/>
        <w:numPr>
          <w:ilvl w:val="1"/>
          <w:numId w:val="4"/>
        </w:numPr>
        <w:jc w:val="both"/>
        <w:rPr>
          <w:rFonts w:cstheme="minorHAnsi"/>
        </w:rPr>
      </w:pPr>
      <w:r w:rsidRPr="002B7EBF">
        <w:rPr>
          <w:rFonts w:cstheme="minorHAnsi"/>
        </w:rPr>
        <w:t>A credit offer is made in a champion/challenger style i.e. only 1 is used as the basis for the offer despite both being executed</w:t>
      </w:r>
      <w:r w:rsidR="009939EB" w:rsidRPr="002B7EBF">
        <w:rPr>
          <w:rFonts w:cstheme="minorHAnsi"/>
        </w:rPr>
        <w:br w:type="page"/>
      </w:r>
    </w:p>
    <w:p w14:paraId="6CE07BB9" w14:textId="633CE6AD" w:rsidR="007B6C31" w:rsidRPr="002B7EBF" w:rsidRDefault="000072B5" w:rsidP="00554BA7">
      <w:pPr>
        <w:pStyle w:val="Heading1"/>
        <w:rPr>
          <w:rFonts w:asciiTheme="minorHAnsi" w:hAnsiTheme="minorHAnsi" w:cstheme="minorHAnsi"/>
        </w:rPr>
      </w:pPr>
      <w:bookmarkStart w:id="50" w:name="_Toc168487598"/>
      <w:r w:rsidRPr="002B7EBF">
        <w:rPr>
          <w:rFonts w:asciiTheme="minorHAnsi" w:hAnsiTheme="minorHAnsi" w:cstheme="minorHAnsi"/>
        </w:rPr>
        <w:lastRenderedPageBreak/>
        <w:t>Stakeholders Involved</w:t>
      </w:r>
      <w:bookmarkEnd w:id="50"/>
    </w:p>
    <w:p w14:paraId="6BFB18A2" w14:textId="78226196" w:rsidR="009459BE" w:rsidRPr="002B7EBF" w:rsidRDefault="00554BA7" w:rsidP="009459BE">
      <w:pPr>
        <w:rPr>
          <w:rFonts w:cstheme="minorHAnsi"/>
        </w:rPr>
      </w:pPr>
      <w:r w:rsidRPr="002B7EBF">
        <w:rPr>
          <w:rFonts w:cstheme="minorHAnsi"/>
        </w:rPr>
        <w:t>To develop the project, I con</w:t>
      </w:r>
      <w:r w:rsidR="009459BE" w:rsidRPr="002B7EBF">
        <w:rPr>
          <w:rFonts w:cstheme="minorHAnsi"/>
        </w:rPr>
        <w:t>sulted a number of stakeholders for support. A summary of the input from each stakeholder is recorded below</w:t>
      </w:r>
      <w:r w:rsidR="003670CF" w:rsidRPr="002B7EBF">
        <w:rPr>
          <w:rFonts w:cstheme="minorHAnsi"/>
        </w:rPr>
        <w:t>. Communication methods used are also logged as:</w:t>
      </w:r>
    </w:p>
    <w:p w14:paraId="79D9DE4F" w14:textId="341698DF" w:rsidR="003670CF" w:rsidRPr="002B7EBF" w:rsidRDefault="003670CF" w:rsidP="003670CF">
      <w:pPr>
        <w:pStyle w:val="ListParagraph"/>
        <w:numPr>
          <w:ilvl w:val="0"/>
          <w:numId w:val="11"/>
        </w:numPr>
        <w:rPr>
          <w:rFonts w:cstheme="minorHAnsi"/>
        </w:rPr>
      </w:pPr>
      <w:r w:rsidRPr="002B7EBF">
        <w:rPr>
          <w:rFonts w:cstheme="minorHAnsi"/>
          <w:b/>
          <w:bCs/>
        </w:rPr>
        <w:t>F</w:t>
      </w:r>
      <w:r w:rsidRPr="002B7EBF">
        <w:rPr>
          <w:rFonts w:cstheme="minorHAnsi"/>
        </w:rPr>
        <w:t xml:space="preserve"> = Face to Face</w:t>
      </w:r>
    </w:p>
    <w:p w14:paraId="55B6011B" w14:textId="27CE70D4" w:rsidR="003670CF" w:rsidRPr="002B7EBF" w:rsidRDefault="003670CF" w:rsidP="003670CF">
      <w:pPr>
        <w:pStyle w:val="ListParagraph"/>
        <w:numPr>
          <w:ilvl w:val="0"/>
          <w:numId w:val="11"/>
        </w:numPr>
        <w:rPr>
          <w:rFonts w:cstheme="minorHAnsi"/>
        </w:rPr>
      </w:pPr>
      <w:r w:rsidRPr="002B7EBF">
        <w:rPr>
          <w:rFonts w:cstheme="minorHAnsi"/>
          <w:b/>
          <w:bCs/>
        </w:rPr>
        <w:t xml:space="preserve">IM </w:t>
      </w:r>
      <w:r w:rsidRPr="002B7EBF">
        <w:rPr>
          <w:rFonts w:cstheme="minorHAnsi"/>
        </w:rPr>
        <w:t>= Instant Messaging via Microsoft Teams</w:t>
      </w:r>
    </w:p>
    <w:p w14:paraId="040FDC80" w14:textId="1D1F0B2D" w:rsidR="003670CF" w:rsidRPr="002B7EBF" w:rsidRDefault="003670CF" w:rsidP="003670CF">
      <w:pPr>
        <w:pStyle w:val="ListParagraph"/>
        <w:numPr>
          <w:ilvl w:val="0"/>
          <w:numId w:val="11"/>
        </w:numPr>
        <w:rPr>
          <w:rFonts w:cstheme="minorHAnsi"/>
        </w:rPr>
      </w:pPr>
      <w:r w:rsidRPr="002B7EBF">
        <w:rPr>
          <w:rFonts w:cstheme="minorHAnsi"/>
          <w:b/>
          <w:bCs/>
        </w:rPr>
        <w:t>C</w:t>
      </w:r>
      <w:r w:rsidRPr="002B7EBF">
        <w:rPr>
          <w:rFonts w:cstheme="minorHAnsi"/>
        </w:rPr>
        <w:t xml:space="preserve"> = Call via Microsoft Teams</w:t>
      </w:r>
    </w:p>
    <w:p w14:paraId="1A93D0BF" w14:textId="6051E5D4" w:rsidR="003670CF" w:rsidRPr="002B7EBF" w:rsidRDefault="003670CF" w:rsidP="003670CF">
      <w:pPr>
        <w:pStyle w:val="ListParagraph"/>
        <w:numPr>
          <w:ilvl w:val="0"/>
          <w:numId w:val="11"/>
        </w:numPr>
        <w:rPr>
          <w:rFonts w:cstheme="minorHAnsi"/>
        </w:rPr>
      </w:pPr>
      <w:r w:rsidRPr="002B7EBF">
        <w:rPr>
          <w:rFonts w:cstheme="minorHAnsi"/>
          <w:b/>
          <w:bCs/>
        </w:rPr>
        <w:t>E</w:t>
      </w:r>
      <w:r w:rsidRPr="002B7EBF">
        <w:rPr>
          <w:rFonts w:cstheme="minorHAnsi"/>
        </w:rPr>
        <w:t xml:space="preserve"> = Email</w:t>
      </w:r>
    </w:p>
    <w:p w14:paraId="4ECE133B" w14:textId="7E311496" w:rsidR="003670CF" w:rsidRPr="002B7EBF" w:rsidRDefault="003670CF" w:rsidP="003670CF">
      <w:pPr>
        <w:pStyle w:val="ListParagraph"/>
        <w:numPr>
          <w:ilvl w:val="0"/>
          <w:numId w:val="11"/>
        </w:numPr>
        <w:rPr>
          <w:rFonts w:cstheme="minorHAnsi"/>
        </w:rPr>
      </w:pPr>
      <w:del w:id="51" w:author="Benjamin Roberts" w:date="2024-06-10T22:15:00Z" w16du:dateUtc="2024-06-10T21:15:00Z">
        <w:r w:rsidRPr="002B7EBF" w:rsidDel="00B4188F">
          <w:rPr>
            <w:rFonts w:cstheme="minorHAnsi"/>
            <w:b/>
            <w:bCs/>
          </w:rPr>
          <w:delText>B</w:delText>
        </w:r>
        <w:r w:rsidRPr="002B7EBF" w:rsidDel="00B4188F">
          <w:rPr>
            <w:rFonts w:cstheme="minorHAnsi"/>
          </w:rPr>
          <w:delText xml:space="preserve"> = Bud Messages</w:delText>
        </w:r>
      </w:del>
    </w:p>
    <w:tbl>
      <w:tblPr>
        <w:tblStyle w:val="TableGrid"/>
        <w:tblW w:w="0" w:type="auto"/>
        <w:tblLook w:val="04A0" w:firstRow="1" w:lastRow="0" w:firstColumn="1" w:lastColumn="0" w:noHBand="0" w:noVBand="1"/>
        <w:tblPrChange w:id="52" w:author="Benjamin Roberts" w:date="2024-06-10T22:15:00Z" w16du:dateUtc="2024-06-10T21:15:00Z">
          <w:tblPr>
            <w:tblStyle w:val="TableGrid"/>
            <w:tblW w:w="0" w:type="auto"/>
            <w:tblLook w:val="04A0" w:firstRow="1" w:lastRow="0" w:firstColumn="1" w:lastColumn="0" w:noHBand="0" w:noVBand="1"/>
          </w:tblPr>
        </w:tblPrChange>
      </w:tblPr>
      <w:tblGrid>
        <w:gridCol w:w="2771"/>
        <w:gridCol w:w="1036"/>
        <w:gridCol w:w="6105"/>
        <w:tblGridChange w:id="53">
          <w:tblGrid>
            <w:gridCol w:w="1415"/>
            <w:gridCol w:w="1356"/>
            <w:gridCol w:w="241"/>
            <w:gridCol w:w="795"/>
            <w:gridCol w:w="5310"/>
            <w:gridCol w:w="795"/>
          </w:tblGrid>
        </w:tblGridChange>
      </w:tblGrid>
      <w:tr w:rsidR="00B4188F" w:rsidRPr="002B7EBF" w14:paraId="3D6C2788" w14:textId="77777777" w:rsidTr="00B4188F">
        <w:trPr>
          <w:trPrChange w:id="54" w:author="Benjamin Roberts" w:date="2024-06-10T22:15:00Z" w16du:dateUtc="2024-06-10T21:15:00Z">
            <w:trPr>
              <w:gridAfter w:val="0"/>
            </w:trPr>
          </w:trPrChange>
        </w:trPr>
        <w:tc>
          <w:tcPr>
            <w:tcW w:w="2771" w:type="dxa"/>
            <w:shd w:val="clear" w:color="auto" w:fill="B4C6E7" w:themeFill="accent1" w:themeFillTint="66"/>
            <w:vAlign w:val="center"/>
            <w:tcPrChange w:id="55" w:author="Benjamin Roberts" w:date="2024-06-10T22:15:00Z" w16du:dateUtc="2024-06-10T21:15:00Z">
              <w:tcPr>
                <w:tcW w:w="1415" w:type="dxa"/>
                <w:shd w:val="clear" w:color="auto" w:fill="B4C6E7" w:themeFill="accent1" w:themeFillTint="66"/>
                <w:vAlign w:val="center"/>
              </w:tcPr>
            </w:tcPrChange>
          </w:tcPr>
          <w:p w14:paraId="7576593D" w14:textId="1736E262" w:rsidR="00B4188F" w:rsidRPr="002B7EBF" w:rsidRDefault="00B4188F" w:rsidP="009939EB">
            <w:pPr>
              <w:jc w:val="center"/>
              <w:rPr>
                <w:rFonts w:cstheme="minorHAnsi"/>
                <w:b/>
                <w:bCs/>
              </w:rPr>
            </w:pPr>
            <w:r w:rsidRPr="002B7EBF">
              <w:rPr>
                <w:rFonts w:cstheme="minorHAnsi"/>
                <w:b/>
                <w:bCs/>
              </w:rPr>
              <w:t>Stakeholder</w:t>
            </w:r>
          </w:p>
        </w:tc>
        <w:tc>
          <w:tcPr>
            <w:tcW w:w="241" w:type="dxa"/>
            <w:shd w:val="clear" w:color="auto" w:fill="B4C6E7" w:themeFill="accent1" w:themeFillTint="66"/>
            <w:tcPrChange w:id="56" w:author="Benjamin Roberts" w:date="2024-06-10T22:15:00Z" w16du:dateUtc="2024-06-10T21:15:00Z">
              <w:tcPr>
                <w:tcW w:w="1597" w:type="dxa"/>
                <w:gridSpan w:val="2"/>
                <w:shd w:val="clear" w:color="auto" w:fill="B4C6E7" w:themeFill="accent1" w:themeFillTint="66"/>
              </w:tcPr>
            </w:tcPrChange>
          </w:tcPr>
          <w:p w14:paraId="528D3D40" w14:textId="38E87FE4" w:rsidR="00B4188F" w:rsidRPr="002B7EBF" w:rsidRDefault="00B4188F" w:rsidP="009939EB">
            <w:pPr>
              <w:jc w:val="center"/>
              <w:rPr>
                <w:rFonts w:cstheme="minorHAnsi"/>
                <w:b/>
                <w:bCs/>
              </w:rPr>
            </w:pPr>
            <w:r w:rsidRPr="002B7EBF">
              <w:rPr>
                <w:rFonts w:cstheme="minorHAnsi"/>
                <w:b/>
                <w:bCs/>
              </w:rPr>
              <w:t>Methods</w:t>
            </w:r>
          </w:p>
        </w:tc>
        <w:tc>
          <w:tcPr>
            <w:tcW w:w="6105" w:type="dxa"/>
            <w:shd w:val="clear" w:color="auto" w:fill="B4C6E7" w:themeFill="accent1" w:themeFillTint="66"/>
            <w:vAlign w:val="center"/>
            <w:tcPrChange w:id="57" w:author="Benjamin Roberts" w:date="2024-06-10T22:15:00Z" w16du:dateUtc="2024-06-10T21:15:00Z">
              <w:tcPr>
                <w:tcW w:w="6105" w:type="dxa"/>
                <w:gridSpan w:val="2"/>
                <w:shd w:val="clear" w:color="auto" w:fill="B4C6E7" w:themeFill="accent1" w:themeFillTint="66"/>
                <w:vAlign w:val="center"/>
              </w:tcPr>
            </w:tcPrChange>
          </w:tcPr>
          <w:p w14:paraId="584A820E" w14:textId="22668D3B" w:rsidR="00B4188F" w:rsidRPr="002B7EBF" w:rsidRDefault="00B4188F" w:rsidP="009939EB">
            <w:pPr>
              <w:jc w:val="center"/>
              <w:rPr>
                <w:rFonts w:cstheme="minorHAnsi"/>
                <w:b/>
                <w:bCs/>
              </w:rPr>
            </w:pPr>
            <w:r w:rsidRPr="002B7EBF">
              <w:rPr>
                <w:rFonts w:cstheme="minorHAnsi"/>
                <w:b/>
                <w:bCs/>
              </w:rPr>
              <w:t>Input</w:t>
            </w:r>
          </w:p>
        </w:tc>
      </w:tr>
      <w:tr w:rsidR="00B4188F" w:rsidRPr="002B7EBF" w14:paraId="4243B5B4" w14:textId="77777777" w:rsidTr="00B4188F">
        <w:trPr>
          <w:trHeight w:val="1027"/>
          <w:trPrChange w:id="58" w:author="Benjamin Roberts" w:date="2024-06-10T22:15:00Z" w16du:dateUtc="2024-06-10T21:15:00Z">
            <w:trPr>
              <w:gridAfter w:val="0"/>
              <w:trHeight w:val="1027"/>
            </w:trPr>
          </w:trPrChange>
        </w:trPr>
        <w:tc>
          <w:tcPr>
            <w:tcW w:w="2771" w:type="dxa"/>
            <w:vAlign w:val="center"/>
            <w:tcPrChange w:id="59" w:author="Benjamin Roberts" w:date="2024-06-10T22:15:00Z" w16du:dateUtc="2024-06-10T21:15:00Z">
              <w:tcPr>
                <w:tcW w:w="1415" w:type="dxa"/>
                <w:vAlign w:val="center"/>
              </w:tcPr>
            </w:tcPrChange>
          </w:tcPr>
          <w:p w14:paraId="79355B14" w14:textId="50EA85A0" w:rsidR="00B4188F" w:rsidRPr="002B7EBF" w:rsidRDefault="00B4188F" w:rsidP="009939EB">
            <w:pPr>
              <w:rPr>
                <w:rFonts w:cstheme="minorHAnsi"/>
              </w:rPr>
            </w:pPr>
            <w:r w:rsidRPr="002B7EBF">
              <w:rPr>
                <w:rFonts w:cstheme="minorHAnsi"/>
              </w:rPr>
              <w:t>Credit Risk</w:t>
            </w:r>
          </w:p>
        </w:tc>
        <w:tc>
          <w:tcPr>
            <w:tcW w:w="241" w:type="dxa"/>
            <w:vAlign w:val="center"/>
            <w:tcPrChange w:id="60" w:author="Benjamin Roberts" w:date="2024-06-10T22:15:00Z" w16du:dateUtc="2024-06-10T21:15:00Z">
              <w:tcPr>
                <w:tcW w:w="1597" w:type="dxa"/>
                <w:gridSpan w:val="2"/>
                <w:vAlign w:val="center"/>
              </w:tcPr>
            </w:tcPrChange>
          </w:tcPr>
          <w:p w14:paraId="6197AE44" w14:textId="3034F4A4" w:rsidR="00B4188F" w:rsidRPr="002B7EBF" w:rsidRDefault="00B4188F" w:rsidP="003670CF">
            <w:pPr>
              <w:jc w:val="center"/>
              <w:rPr>
                <w:rFonts w:cstheme="minorHAnsi"/>
                <w:b/>
                <w:bCs/>
              </w:rPr>
            </w:pPr>
            <w:r w:rsidRPr="002B7EBF">
              <w:rPr>
                <w:rFonts w:cstheme="minorHAnsi"/>
                <w:b/>
                <w:bCs/>
              </w:rPr>
              <w:t>F, IM</w:t>
            </w:r>
          </w:p>
        </w:tc>
        <w:tc>
          <w:tcPr>
            <w:tcW w:w="6105" w:type="dxa"/>
            <w:vAlign w:val="center"/>
            <w:tcPrChange w:id="61" w:author="Benjamin Roberts" w:date="2024-06-10T22:15:00Z" w16du:dateUtc="2024-06-10T21:15:00Z">
              <w:tcPr>
                <w:tcW w:w="6105" w:type="dxa"/>
                <w:gridSpan w:val="2"/>
                <w:vAlign w:val="center"/>
              </w:tcPr>
            </w:tcPrChange>
          </w:tcPr>
          <w:p w14:paraId="4E48229D" w14:textId="12053D56" w:rsidR="00B4188F" w:rsidRPr="002B7EBF" w:rsidRDefault="00B4188F" w:rsidP="009939EB">
            <w:pPr>
              <w:pStyle w:val="ListParagraph"/>
              <w:numPr>
                <w:ilvl w:val="0"/>
                <w:numId w:val="7"/>
              </w:numPr>
              <w:rPr>
                <w:rFonts w:cstheme="minorHAnsi"/>
              </w:rPr>
            </w:pPr>
            <w:r w:rsidRPr="002B7EBF">
              <w:rPr>
                <w:rFonts w:cstheme="minorHAnsi"/>
              </w:rPr>
              <w:t>Sign-off for project with Line Manager</w:t>
            </w:r>
          </w:p>
          <w:p w14:paraId="0EF403D5" w14:textId="0A12D3C4" w:rsidR="00B4188F" w:rsidRPr="002B7EBF" w:rsidRDefault="00B4188F" w:rsidP="009939EB">
            <w:pPr>
              <w:pStyle w:val="ListParagraph"/>
              <w:numPr>
                <w:ilvl w:val="0"/>
                <w:numId w:val="7"/>
              </w:numPr>
              <w:rPr>
                <w:rFonts w:cstheme="minorHAnsi"/>
              </w:rPr>
            </w:pPr>
            <w:r w:rsidRPr="002B7EBF">
              <w:rPr>
                <w:rFonts w:cstheme="minorHAnsi"/>
              </w:rPr>
              <w:t>Consulted for specific business logic that could be applied to the project &amp; would be appropriate to share</w:t>
            </w:r>
          </w:p>
        </w:tc>
      </w:tr>
      <w:tr w:rsidR="00B4188F" w:rsidRPr="002B7EBF" w14:paraId="287B4079" w14:textId="77777777" w:rsidTr="00B4188F">
        <w:trPr>
          <w:trHeight w:val="843"/>
          <w:trPrChange w:id="62" w:author="Benjamin Roberts" w:date="2024-06-10T22:15:00Z" w16du:dateUtc="2024-06-10T21:15:00Z">
            <w:trPr>
              <w:gridAfter w:val="0"/>
              <w:trHeight w:val="843"/>
            </w:trPr>
          </w:trPrChange>
        </w:trPr>
        <w:tc>
          <w:tcPr>
            <w:tcW w:w="2771" w:type="dxa"/>
            <w:vAlign w:val="center"/>
            <w:tcPrChange w:id="63" w:author="Benjamin Roberts" w:date="2024-06-10T22:15:00Z" w16du:dateUtc="2024-06-10T21:15:00Z">
              <w:tcPr>
                <w:tcW w:w="1415" w:type="dxa"/>
                <w:vAlign w:val="center"/>
              </w:tcPr>
            </w:tcPrChange>
          </w:tcPr>
          <w:p w14:paraId="3A9EA47D" w14:textId="5EA0C204" w:rsidR="00B4188F" w:rsidRPr="002B7EBF" w:rsidRDefault="00B4188F" w:rsidP="009939EB">
            <w:pPr>
              <w:rPr>
                <w:rFonts w:cstheme="minorHAnsi"/>
              </w:rPr>
            </w:pPr>
            <w:r w:rsidRPr="002B7EBF">
              <w:rPr>
                <w:rFonts w:cstheme="minorHAnsi"/>
              </w:rPr>
              <w:t>IT Delivery Managers</w:t>
            </w:r>
          </w:p>
        </w:tc>
        <w:tc>
          <w:tcPr>
            <w:tcW w:w="241" w:type="dxa"/>
            <w:vAlign w:val="center"/>
            <w:tcPrChange w:id="64" w:author="Benjamin Roberts" w:date="2024-06-10T22:15:00Z" w16du:dateUtc="2024-06-10T21:15:00Z">
              <w:tcPr>
                <w:tcW w:w="1597" w:type="dxa"/>
                <w:gridSpan w:val="2"/>
                <w:vAlign w:val="center"/>
              </w:tcPr>
            </w:tcPrChange>
          </w:tcPr>
          <w:p w14:paraId="4EA90237" w14:textId="37D81658" w:rsidR="00B4188F" w:rsidRPr="002B7EBF" w:rsidRDefault="00B4188F" w:rsidP="003670CF">
            <w:pPr>
              <w:jc w:val="center"/>
              <w:rPr>
                <w:rFonts w:cstheme="minorHAnsi"/>
                <w:b/>
                <w:bCs/>
              </w:rPr>
            </w:pPr>
            <w:r w:rsidRPr="002B7EBF">
              <w:rPr>
                <w:rFonts w:cstheme="minorHAnsi"/>
                <w:b/>
                <w:bCs/>
              </w:rPr>
              <w:t>F</w:t>
            </w:r>
          </w:p>
        </w:tc>
        <w:tc>
          <w:tcPr>
            <w:tcW w:w="6105" w:type="dxa"/>
            <w:vAlign w:val="center"/>
            <w:tcPrChange w:id="65" w:author="Benjamin Roberts" w:date="2024-06-10T22:15:00Z" w16du:dateUtc="2024-06-10T21:15:00Z">
              <w:tcPr>
                <w:tcW w:w="6105" w:type="dxa"/>
                <w:gridSpan w:val="2"/>
                <w:vAlign w:val="center"/>
              </w:tcPr>
            </w:tcPrChange>
          </w:tcPr>
          <w:p w14:paraId="7319310A" w14:textId="454B599F" w:rsidR="00B4188F" w:rsidRPr="002B7EBF" w:rsidRDefault="00B4188F" w:rsidP="009939EB">
            <w:pPr>
              <w:pStyle w:val="ListParagraph"/>
              <w:numPr>
                <w:ilvl w:val="0"/>
                <w:numId w:val="7"/>
              </w:numPr>
              <w:rPr>
                <w:rFonts w:cstheme="minorHAnsi"/>
              </w:rPr>
            </w:pPr>
            <w:r w:rsidRPr="002B7EBF">
              <w:rPr>
                <w:rFonts w:cstheme="minorHAnsi"/>
              </w:rPr>
              <w:t>Consulted for advice on how to host the application, specifically for the database link for CRUD operations</w:t>
            </w:r>
          </w:p>
        </w:tc>
      </w:tr>
      <w:tr w:rsidR="00B4188F" w:rsidRPr="002B7EBF" w14:paraId="0D5C0E1C" w14:textId="77777777" w:rsidTr="00B4188F">
        <w:trPr>
          <w:trHeight w:val="1834"/>
          <w:trPrChange w:id="66" w:author="Benjamin Roberts" w:date="2024-06-10T22:15:00Z" w16du:dateUtc="2024-06-10T21:15:00Z">
            <w:trPr>
              <w:gridAfter w:val="0"/>
              <w:trHeight w:val="1834"/>
            </w:trPr>
          </w:trPrChange>
        </w:trPr>
        <w:tc>
          <w:tcPr>
            <w:tcW w:w="2771" w:type="dxa"/>
            <w:vAlign w:val="center"/>
            <w:tcPrChange w:id="67" w:author="Benjamin Roberts" w:date="2024-06-10T22:15:00Z" w16du:dateUtc="2024-06-10T21:15:00Z">
              <w:tcPr>
                <w:tcW w:w="1415" w:type="dxa"/>
                <w:vAlign w:val="center"/>
              </w:tcPr>
            </w:tcPrChange>
          </w:tcPr>
          <w:p w14:paraId="1B6534E8" w14:textId="6F512E15" w:rsidR="00B4188F" w:rsidRPr="002B7EBF" w:rsidRDefault="00B4188F" w:rsidP="009939EB">
            <w:pPr>
              <w:rPr>
                <w:rFonts w:cstheme="minorHAnsi"/>
              </w:rPr>
            </w:pPr>
            <w:r w:rsidRPr="002B7EBF">
              <w:rPr>
                <w:rFonts w:cstheme="minorHAnsi"/>
              </w:rPr>
              <w:t>Asset Management</w:t>
            </w:r>
          </w:p>
        </w:tc>
        <w:tc>
          <w:tcPr>
            <w:tcW w:w="241" w:type="dxa"/>
            <w:vAlign w:val="center"/>
            <w:tcPrChange w:id="68" w:author="Benjamin Roberts" w:date="2024-06-10T22:15:00Z" w16du:dateUtc="2024-06-10T21:15:00Z">
              <w:tcPr>
                <w:tcW w:w="1597" w:type="dxa"/>
                <w:gridSpan w:val="2"/>
                <w:vAlign w:val="center"/>
              </w:tcPr>
            </w:tcPrChange>
          </w:tcPr>
          <w:p w14:paraId="1B242EB0" w14:textId="40EAE642" w:rsidR="00B4188F" w:rsidRPr="002B7EBF" w:rsidRDefault="00B4188F" w:rsidP="003670CF">
            <w:pPr>
              <w:jc w:val="center"/>
              <w:rPr>
                <w:rFonts w:cstheme="minorHAnsi"/>
                <w:b/>
                <w:bCs/>
              </w:rPr>
            </w:pPr>
            <w:r w:rsidRPr="002B7EBF">
              <w:rPr>
                <w:rFonts w:cstheme="minorHAnsi"/>
                <w:b/>
                <w:bCs/>
              </w:rPr>
              <w:t>E</w:t>
            </w:r>
          </w:p>
        </w:tc>
        <w:tc>
          <w:tcPr>
            <w:tcW w:w="6105" w:type="dxa"/>
            <w:vAlign w:val="center"/>
            <w:tcPrChange w:id="69" w:author="Benjamin Roberts" w:date="2024-06-10T22:15:00Z" w16du:dateUtc="2024-06-10T21:15:00Z">
              <w:tcPr>
                <w:tcW w:w="6105" w:type="dxa"/>
                <w:gridSpan w:val="2"/>
                <w:vAlign w:val="center"/>
              </w:tcPr>
            </w:tcPrChange>
          </w:tcPr>
          <w:p w14:paraId="64286932" w14:textId="59309D8C" w:rsidR="00B4188F" w:rsidRPr="002B7EBF" w:rsidRDefault="00B4188F" w:rsidP="009939EB">
            <w:pPr>
              <w:pStyle w:val="ListParagraph"/>
              <w:numPr>
                <w:ilvl w:val="0"/>
                <w:numId w:val="7"/>
              </w:numPr>
              <w:rPr>
                <w:rFonts w:cstheme="minorHAnsi"/>
              </w:rPr>
            </w:pPr>
            <w:r w:rsidRPr="002B7EBF">
              <w:rPr>
                <w:rFonts w:cstheme="minorHAnsi"/>
              </w:rPr>
              <w:t>Arranged the installation of all software and licenses required for this project, including:</w:t>
            </w:r>
          </w:p>
          <w:p w14:paraId="34436984" w14:textId="77777777" w:rsidR="00B4188F" w:rsidRPr="002B7EBF" w:rsidRDefault="00B4188F" w:rsidP="009939EB">
            <w:pPr>
              <w:pStyle w:val="ListParagraph"/>
              <w:numPr>
                <w:ilvl w:val="1"/>
                <w:numId w:val="7"/>
              </w:numPr>
              <w:rPr>
                <w:rFonts w:cstheme="minorHAnsi"/>
              </w:rPr>
            </w:pPr>
            <w:r w:rsidRPr="002B7EBF">
              <w:rPr>
                <w:rFonts w:cstheme="minorHAnsi"/>
              </w:rPr>
              <w:t>Eclipse IDE</w:t>
            </w:r>
          </w:p>
          <w:p w14:paraId="14AB5EAF" w14:textId="3E9524C7" w:rsidR="00B4188F" w:rsidRPr="002B7EBF" w:rsidRDefault="00B4188F" w:rsidP="009939EB">
            <w:pPr>
              <w:pStyle w:val="ListParagraph"/>
              <w:numPr>
                <w:ilvl w:val="1"/>
                <w:numId w:val="7"/>
              </w:numPr>
              <w:rPr>
                <w:rFonts w:cstheme="minorHAnsi"/>
              </w:rPr>
            </w:pPr>
            <w:r w:rsidRPr="002B7EBF">
              <w:rPr>
                <w:rFonts w:cstheme="minorHAnsi"/>
              </w:rPr>
              <w:t>Visual Studio 2022 subscription with Microsoft Azure credits</w:t>
            </w:r>
          </w:p>
        </w:tc>
      </w:tr>
      <w:tr w:rsidR="00B4188F" w:rsidRPr="002B7EBF" w14:paraId="7DE61578" w14:textId="77777777" w:rsidTr="00B4188F">
        <w:trPr>
          <w:trHeight w:val="1333"/>
          <w:trPrChange w:id="70" w:author="Benjamin Roberts" w:date="2024-06-10T22:15:00Z" w16du:dateUtc="2024-06-10T21:15:00Z">
            <w:trPr>
              <w:gridAfter w:val="0"/>
              <w:trHeight w:val="1333"/>
            </w:trPr>
          </w:trPrChange>
        </w:trPr>
        <w:tc>
          <w:tcPr>
            <w:tcW w:w="2771" w:type="dxa"/>
            <w:vAlign w:val="center"/>
            <w:tcPrChange w:id="71" w:author="Benjamin Roberts" w:date="2024-06-10T22:15:00Z" w16du:dateUtc="2024-06-10T21:15:00Z">
              <w:tcPr>
                <w:tcW w:w="1415" w:type="dxa"/>
                <w:vAlign w:val="center"/>
              </w:tcPr>
            </w:tcPrChange>
          </w:tcPr>
          <w:p w14:paraId="1F95F3EF" w14:textId="6201B778" w:rsidR="00B4188F" w:rsidRPr="002B7EBF" w:rsidRDefault="00B4188F" w:rsidP="009939EB">
            <w:pPr>
              <w:rPr>
                <w:rFonts w:cstheme="minorHAnsi"/>
              </w:rPr>
            </w:pPr>
            <w:r w:rsidRPr="002B7EBF">
              <w:rPr>
                <w:rFonts w:cstheme="minorHAnsi"/>
              </w:rPr>
              <w:t>Data Delivery</w:t>
            </w:r>
          </w:p>
        </w:tc>
        <w:tc>
          <w:tcPr>
            <w:tcW w:w="241" w:type="dxa"/>
            <w:vAlign w:val="center"/>
            <w:tcPrChange w:id="72" w:author="Benjamin Roberts" w:date="2024-06-10T22:15:00Z" w16du:dateUtc="2024-06-10T21:15:00Z">
              <w:tcPr>
                <w:tcW w:w="1597" w:type="dxa"/>
                <w:gridSpan w:val="2"/>
                <w:vAlign w:val="center"/>
              </w:tcPr>
            </w:tcPrChange>
          </w:tcPr>
          <w:p w14:paraId="1D2571AE" w14:textId="5300E858" w:rsidR="00B4188F" w:rsidRPr="002B7EBF" w:rsidRDefault="00B4188F" w:rsidP="003670CF">
            <w:pPr>
              <w:jc w:val="center"/>
              <w:rPr>
                <w:rFonts w:cstheme="minorHAnsi"/>
                <w:b/>
                <w:bCs/>
              </w:rPr>
            </w:pPr>
            <w:r w:rsidRPr="002B7EBF">
              <w:rPr>
                <w:rFonts w:cstheme="minorHAnsi"/>
                <w:b/>
                <w:bCs/>
              </w:rPr>
              <w:t>IM</w:t>
            </w:r>
          </w:p>
        </w:tc>
        <w:tc>
          <w:tcPr>
            <w:tcW w:w="6105" w:type="dxa"/>
            <w:vAlign w:val="center"/>
            <w:tcPrChange w:id="73" w:author="Benjamin Roberts" w:date="2024-06-10T22:15:00Z" w16du:dateUtc="2024-06-10T21:15:00Z">
              <w:tcPr>
                <w:tcW w:w="6105" w:type="dxa"/>
                <w:gridSpan w:val="2"/>
                <w:vAlign w:val="center"/>
              </w:tcPr>
            </w:tcPrChange>
          </w:tcPr>
          <w:p w14:paraId="0C921E6E" w14:textId="0B905B99" w:rsidR="00B4188F" w:rsidRPr="002B7EBF" w:rsidRDefault="00B4188F" w:rsidP="002D62BF">
            <w:pPr>
              <w:rPr>
                <w:rFonts w:cstheme="minorHAnsi"/>
              </w:rPr>
            </w:pPr>
            <w:r w:rsidRPr="002B7EBF">
              <w:rPr>
                <w:rFonts w:cstheme="minorHAnsi"/>
              </w:rPr>
              <w:t>Consulted for:</w:t>
            </w:r>
          </w:p>
          <w:p w14:paraId="37C4B724" w14:textId="4ED45797" w:rsidR="00B4188F" w:rsidRPr="002B7EBF" w:rsidRDefault="00B4188F" w:rsidP="002D62BF">
            <w:pPr>
              <w:pStyle w:val="ListParagraph"/>
              <w:numPr>
                <w:ilvl w:val="0"/>
                <w:numId w:val="7"/>
              </w:numPr>
              <w:rPr>
                <w:rFonts w:cstheme="minorHAnsi"/>
              </w:rPr>
            </w:pPr>
            <w:r w:rsidRPr="002B7EBF">
              <w:rPr>
                <w:rFonts w:cstheme="minorHAnsi"/>
              </w:rPr>
              <w:t>advice on setting up an Azure SQL Database user</w:t>
            </w:r>
          </w:p>
          <w:p w14:paraId="56BBCE4C" w14:textId="1F780634" w:rsidR="00B4188F" w:rsidRPr="002B7EBF" w:rsidRDefault="00B4188F" w:rsidP="002D62BF">
            <w:pPr>
              <w:pStyle w:val="ListParagraph"/>
              <w:numPr>
                <w:ilvl w:val="0"/>
                <w:numId w:val="7"/>
              </w:numPr>
              <w:rPr>
                <w:rFonts w:cstheme="minorHAnsi"/>
              </w:rPr>
            </w:pPr>
            <w:r w:rsidRPr="002B7EBF">
              <w:rPr>
                <w:rFonts w:cstheme="minorHAnsi"/>
              </w:rPr>
              <w:t>importing data into a database that could be used for the program</w:t>
            </w:r>
          </w:p>
        </w:tc>
      </w:tr>
      <w:tr w:rsidR="00B4188F" w:rsidRPr="002B7EBF" w14:paraId="01BE9CC0" w14:textId="77777777" w:rsidTr="00B4188F">
        <w:trPr>
          <w:trHeight w:val="852"/>
          <w:trPrChange w:id="74" w:author="Benjamin Roberts" w:date="2024-06-10T22:15:00Z" w16du:dateUtc="2024-06-10T21:15:00Z">
            <w:trPr>
              <w:gridAfter w:val="0"/>
              <w:trHeight w:val="852"/>
            </w:trPr>
          </w:trPrChange>
        </w:trPr>
        <w:tc>
          <w:tcPr>
            <w:tcW w:w="2771" w:type="dxa"/>
            <w:vAlign w:val="center"/>
            <w:tcPrChange w:id="75" w:author="Benjamin Roberts" w:date="2024-06-10T22:15:00Z" w16du:dateUtc="2024-06-10T21:15:00Z">
              <w:tcPr>
                <w:tcW w:w="1415" w:type="dxa"/>
                <w:vAlign w:val="center"/>
              </w:tcPr>
            </w:tcPrChange>
          </w:tcPr>
          <w:p w14:paraId="61F65ABC" w14:textId="7C065A83" w:rsidR="00B4188F" w:rsidRPr="002B7EBF" w:rsidRDefault="00B4188F" w:rsidP="009939EB">
            <w:pPr>
              <w:rPr>
                <w:rFonts w:cstheme="minorHAnsi"/>
              </w:rPr>
            </w:pPr>
            <w:r w:rsidRPr="002B7EBF">
              <w:rPr>
                <w:rFonts w:cstheme="minorHAnsi"/>
              </w:rPr>
              <w:t>Model Management</w:t>
            </w:r>
          </w:p>
        </w:tc>
        <w:tc>
          <w:tcPr>
            <w:tcW w:w="241" w:type="dxa"/>
            <w:vAlign w:val="center"/>
            <w:tcPrChange w:id="76" w:author="Benjamin Roberts" w:date="2024-06-10T22:15:00Z" w16du:dateUtc="2024-06-10T21:15:00Z">
              <w:tcPr>
                <w:tcW w:w="1597" w:type="dxa"/>
                <w:gridSpan w:val="2"/>
                <w:vAlign w:val="center"/>
              </w:tcPr>
            </w:tcPrChange>
          </w:tcPr>
          <w:p w14:paraId="13CF266F" w14:textId="64DE58C6" w:rsidR="00B4188F" w:rsidRPr="002B7EBF" w:rsidRDefault="00B4188F" w:rsidP="003670CF">
            <w:pPr>
              <w:jc w:val="center"/>
              <w:rPr>
                <w:rFonts w:cstheme="minorHAnsi"/>
                <w:b/>
                <w:bCs/>
              </w:rPr>
            </w:pPr>
            <w:r w:rsidRPr="002B7EBF">
              <w:rPr>
                <w:rFonts w:cstheme="minorHAnsi"/>
                <w:b/>
                <w:bCs/>
              </w:rPr>
              <w:t>E</w:t>
            </w:r>
          </w:p>
        </w:tc>
        <w:tc>
          <w:tcPr>
            <w:tcW w:w="6105" w:type="dxa"/>
            <w:vAlign w:val="center"/>
            <w:tcPrChange w:id="77" w:author="Benjamin Roberts" w:date="2024-06-10T22:15:00Z" w16du:dateUtc="2024-06-10T21:15:00Z">
              <w:tcPr>
                <w:tcW w:w="6105" w:type="dxa"/>
                <w:gridSpan w:val="2"/>
                <w:vAlign w:val="center"/>
              </w:tcPr>
            </w:tcPrChange>
          </w:tcPr>
          <w:p w14:paraId="4303BEE1" w14:textId="45A71DB3" w:rsidR="00B4188F" w:rsidRPr="002B7EBF" w:rsidRDefault="00B4188F" w:rsidP="007B6C31">
            <w:pPr>
              <w:pStyle w:val="ListParagraph"/>
              <w:numPr>
                <w:ilvl w:val="0"/>
                <w:numId w:val="9"/>
              </w:numPr>
              <w:rPr>
                <w:rFonts w:cstheme="minorHAnsi"/>
              </w:rPr>
            </w:pPr>
            <w:r w:rsidRPr="002B7EBF">
              <w:rPr>
                <w:rFonts w:cstheme="minorHAnsi"/>
              </w:rPr>
              <w:t>Fact-checking on the theory sections of the Scorecard Development</w:t>
            </w:r>
          </w:p>
        </w:tc>
      </w:tr>
      <w:tr w:rsidR="00B4188F" w:rsidRPr="002B7EBF" w:rsidDel="00B4188F" w14:paraId="4FB5CA44" w14:textId="41FC7366" w:rsidTr="00B4188F">
        <w:trPr>
          <w:trHeight w:val="978"/>
          <w:del w:id="78" w:author="Benjamin Roberts" w:date="2024-06-10T22:14:00Z" w16du:dateUtc="2024-06-10T21:14:00Z"/>
          <w:trPrChange w:id="79" w:author="Benjamin Roberts" w:date="2024-06-10T22:15:00Z" w16du:dateUtc="2024-06-10T21:15:00Z">
            <w:trPr>
              <w:gridAfter w:val="0"/>
              <w:trHeight w:val="978"/>
            </w:trPr>
          </w:trPrChange>
        </w:trPr>
        <w:tc>
          <w:tcPr>
            <w:tcW w:w="2771" w:type="dxa"/>
            <w:vAlign w:val="center"/>
            <w:tcPrChange w:id="80" w:author="Benjamin Roberts" w:date="2024-06-10T22:15:00Z" w16du:dateUtc="2024-06-10T21:15:00Z">
              <w:tcPr>
                <w:tcW w:w="1415" w:type="dxa"/>
                <w:vAlign w:val="center"/>
              </w:tcPr>
            </w:tcPrChange>
          </w:tcPr>
          <w:p w14:paraId="7ED290F4" w14:textId="58EC802C" w:rsidR="00B4188F" w:rsidRPr="002B7EBF" w:rsidDel="00B4188F" w:rsidRDefault="00B4188F" w:rsidP="009939EB">
            <w:pPr>
              <w:rPr>
                <w:del w:id="81" w:author="Benjamin Roberts" w:date="2024-06-10T22:14:00Z" w16du:dateUtc="2024-06-10T21:14:00Z"/>
                <w:rFonts w:cstheme="minorHAnsi"/>
              </w:rPr>
            </w:pPr>
            <w:del w:id="82" w:author="Benjamin Roberts" w:date="2024-06-10T22:14:00Z" w16du:dateUtc="2024-06-10T21:14:00Z">
              <w:r w:rsidRPr="002B7EBF" w:rsidDel="00B4188F">
                <w:rPr>
                  <w:rFonts w:cstheme="minorHAnsi"/>
                </w:rPr>
                <w:delText>QA Digital Learning Consultant</w:delText>
              </w:r>
            </w:del>
          </w:p>
        </w:tc>
        <w:tc>
          <w:tcPr>
            <w:tcW w:w="241" w:type="dxa"/>
            <w:vAlign w:val="center"/>
            <w:tcPrChange w:id="83" w:author="Benjamin Roberts" w:date="2024-06-10T22:15:00Z" w16du:dateUtc="2024-06-10T21:15:00Z">
              <w:tcPr>
                <w:tcW w:w="1597" w:type="dxa"/>
                <w:gridSpan w:val="2"/>
                <w:vAlign w:val="center"/>
              </w:tcPr>
            </w:tcPrChange>
          </w:tcPr>
          <w:p w14:paraId="27EA6CB6" w14:textId="3F588727" w:rsidR="00B4188F" w:rsidRPr="002B7EBF" w:rsidDel="00B4188F" w:rsidRDefault="00B4188F" w:rsidP="003670CF">
            <w:pPr>
              <w:jc w:val="center"/>
              <w:rPr>
                <w:del w:id="84" w:author="Benjamin Roberts" w:date="2024-06-10T22:14:00Z" w16du:dateUtc="2024-06-10T21:14:00Z"/>
                <w:rFonts w:cstheme="minorHAnsi"/>
                <w:b/>
                <w:bCs/>
              </w:rPr>
            </w:pPr>
            <w:del w:id="85" w:author="Benjamin Roberts" w:date="2024-06-10T22:14:00Z" w16du:dateUtc="2024-06-10T21:14:00Z">
              <w:r w:rsidRPr="002B7EBF" w:rsidDel="00B4188F">
                <w:rPr>
                  <w:rFonts w:cstheme="minorHAnsi"/>
                  <w:b/>
                  <w:bCs/>
                </w:rPr>
                <w:delText>B</w:delText>
              </w:r>
            </w:del>
          </w:p>
        </w:tc>
        <w:tc>
          <w:tcPr>
            <w:tcW w:w="6105" w:type="dxa"/>
            <w:vAlign w:val="center"/>
            <w:tcPrChange w:id="86" w:author="Benjamin Roberts" w:date="2024-06-10T22:15:00Z" w16du:dateUtc="2024-06-10T21:15:00Z">
              <w:tcPr>
                <w:tcW w:w="6105" w:type="dxa"/>
                <w:gridSpan w:val="2"/>
                <w:vAlign w:val="center"/>
              </w:tcPr>
            </w:tcPrChange>
          </w:tcPr>
          <w:p w14:paraId="1B48FAFD" w14:textId="20910A1E" w:rsidR="00B4188F" w:rsidRPr="002B7EBF" w:rsidDel="00B4188F" w:rsidRDefault="00B4188F" w:rsidP="007B6C31">
            <w:pPr>
              <w:pStyle w:val="ListParagraph"/>
              <w:numPr>
                <w:ilvl w:val="0"/>
                <w:numId w:val="9"/>
              </w:numPr>
              <w:rPr>
                <w:del w:id="87" w:author="Benjamin Roberts" w:date="2024-06-10T22:14:00Z" w16du:dateUtc="2024-06-10T21:14:00Z"/>
                <w:rFonts w:cstheme="minorHAnsi"/>
              </w:rPr>
            </w:pPr>
            <w:del w:id="88" w:author="Benjamin Roberts" w:date="2024-06-10T22:14:00Z" w16du:dateUtc="2024-06-10T21:14:00Z">
              <w:r w:rsidRPr="002B7EBF" w:rsidDel="00B4188F">
                <w:rPr>
                  <w:rFonts w:cstheme="minorHAnsi"/>
                </w:rPr>
                <w:delText>Consulted my DLC for:</w:delText>
              </w:r>
            </w:del>
          </w:p>
          <w:p w14:paraId="01CFDD34" w14:textId="1C0321CA" w:rsidR="00B4188F" w:rsidRPr="002B7EBF" w:rsidDel="00B4188F" w:rsidRDefault="00B4188F" w:rsidP="004B5699">
            <w:pPr>
              <w:pStyle w:val="ListParagraph"/>
              <w:numPr>
                <w:ilvl w:val="1"/>
                <w:numId w:val="9"/>
              </w:numPr>
              <w:rPr>
                <w:del w:id="89" w:author="Benjamin Roberts" w:date="2024-06-10T22:14:00Z" w16du:dateUtc="2024-06-10T21:14:00Z"/>
                <w:rFonts w:cstheme="minorHAnsi"/>
              </w:rPr>
            </w:pPr>
            <w:del w:id="90" w:author="Benjamin Roberts" w:date="2024-06-10T22:14:00Z" w16du:dateUtc="2024-06-10T21:14:00Z">
              <w:r w:rsidRPr="002B7EBF" w:rsidDel="00B4188F">
                <w:rPr>
                  <w:rFonts w:cstheme="minorHAnsi"/>
                </w:rPr>
                <w:delText>Acceptable Database solutions to use for the CRUD requirement.</w:delText>
              </w:r>
            </w:del>
          </w:p>
          <w:p w14:paraId="6CF56407" w14:textId="2FB6B1D2" w:rsidR="00B4188F" w:rsidRPr="002B7EBF" w:rsidDel="00B4188F" w:rsidRDefault="00B4188F" w:rsidP="004B5699">
            <w:pPr>
              <w:pStyle w:val="ListParagraph"/>
              <w:numPr>
                <w:ilvl w:val="1"/>
                <w:numId w:val="9"/>
              </w:numPr>
              <w:rPr>
                <w:del w:id="91" w:author="Benjamin Roberts" w:date="2024-06-10T22:14:00Z" w16du:dateUtc="2024-06-10T21:14:00Z"/>
                <w:rFonts w:cstheme="minorHAnsi"/>
              </w:rPr>
            </w:pPr>
            <w:del w:id="92" w:author="Benjamin Roberts" w:date="2024-06-10T22:14:00Z" w16du:dateUtc="2024-06-10T21:14:00Z">
              <w:r w:rsidRPr="002B7EBF" w:rsidDel="00B4188F">
                <w:rPr>
                  <w:rFonts w:cstheme="minorHAnsi"/>
                </w:rPr>
                <w:delText>Information on Maven Projects to help build understanding of how they resolve code dependencies</w:delText>
              </w:r>
            </w:del>
          </w:p>
          <w:p w14:paraId="6F0FE449" w14:textId="443F0DAD" w:rsidR="00B4188F" w:rsidRPr="002B7EBF" w:rsidDel="00B4188F" w:rsidRDefault="00B4188F" w:rsidP="007B6C31">
            <w:pPr>
              <w:pStyle w:val="ListParagraph"/>
              <w:numPr>
                <w:ilvl w:val="0"/>
                <w:numId w:val="9"/>
              </w:numPr>
              <w:rPr>
                <w:del w:id="93" w:author="Benjamin Roberts" w:date="2024-06-10T22:14:00Z" w16du:dateUtc="2024-06-10T21:14:00Z"/>
                <w:rFonts w:cstheme="minorHAnsi"/>
              </w:rPr>
            </w:pPr>
            <w:del w:id="94" w:author="Benjamin Roberts" w:date="2024-06-10T22:14:00Z" w16du:dateUtc="2024-06-10T21:14:00Z">
              <w:r w:rsidRPr="002B7EBF" w:rsidDel="00B4188F">
                <w:rPr>
                  <w:rFonts w:cstheme="minorHAnsi"/>
                </w:rPr>
                <w:delText>Provided a draft of this report for feedback</w:delText>
              </w:r>
            </w:del>
          </w:p>
        </w:tc>
      </w:tr>
      <w:tr w:rsidR="00B4188F" w:rsidRPr="002B7EBF" w:rsidDel="00B4188F" w14:paraId="6001E330" w14:textId="3840B08A" w:rsidTr="00B4188F">
        <w:trPr>
          <w:trHeight w:val="1261"/>
          <w:del w:id="95" w:author="Benjamin Roberts" w:date="2024-06-10T22:14:00Z" w16du:dateUtc="2024-06-10T21:14:00Z"/>
          <w:trPrChange w:id="96" w:author="Benjamin Roberts" w:date="2024-06-10T22:15:00Z" w16du:dateUtc="2024-06-10T21:15:00Z">
            <w:trPr>
              <w:gridAfter w:val="0"/>
              <w:trHeight w:val="1261"/>
            </w:trPr>
          </w:trPrChange>
        </w:trPr>
        <w:tc>
          <w:tcPr>
            <w:tcW w:w="2771" w:type="dxa"/>
            <w:vAlign w:val="center"/>
            <w:tcPrChange w:id="97" w:author="Benjamin Roberts" w:date="2024-06-10T22:15:00Z" w16du:dateUtc="2024-06-10T21:15:00Z">
              <w:tcPr>
                <w:tcW w:w="1415" w:type="dxa"/>
                <w:vAlign w:val="center"/>
              </w:tcPr>
            </w:tcPrChange>
          </w:tcPr>
          <w:p w14:paraId="5F581115" w14:textId="1E8DE7FF" w:rsidR="00B4188F" w:rsidRPr="002B7EBF" w:rsidDel="00B4188F" w:rsidRDefault="00B4188F" w:rsidP="009939EB">
            <w:pPr>
              <w:rPr>
                <w:del w:id="98" w:author="Benjamin Roberts" w:date="2024-06-10T22:14:00Z" w16du:dateUtc="2024-06-10T21:14:00Z"/>
                <w:rFonts w:cstheme="minorHAnsi"/>
              </w:rPr>
            </w:pPr>
            <w:del w:id="99" w:author="Benjamin Roberts" w:date="2024-06-10T22:14:00Z" w16du:dateUtc="2024-06-10T21:14:00Z">
              <w:r w:rsidRPr="002B7EBF" w:rsidDel="00B4188F">
                <w:rPr>
                  <w:rFonts w:cstheme="minorHAnsi"/>
                </w:rPr>
                <w:delText>QA Additional Learning Support</w:delText>
              </w:r>
            </w:del>
          </w:p>
        </w:tc>
        <w:tc>
          <w:tcPr>
            <w:tcW w:w="241" w:type="dxa"/>
            <w:vAlign w:val="center"/>
            <w:tcPrChange w:id="100" w:author="Benjamin Roberts" w:date="2024-06-10T22:15:00Z" w16du:dateUtc="2024-06-10T21:15:00Z">
              <w:tcPr>
                <w:tcW w:w="1597" w:type="dxa"/>
                <w:gridSpan w:val="2"/>
                <w:vAlign w:val="center"/>
              </w:tcPr>
            </w:tcPrChange>
          </w:tcPr>
          <w:p w14:paraId="6A4096A4" w14:textId="25CE64DF" w:rsidR="00B4188F" w:rsidRPr="002B7EBF" w:rsidDel="00B4188F" w:rsidRDefault="00B4188F" w:rsidP="003670CF">
            <w:pPr>
              <w:jc w:val="center"/>
              <w:rPr>
                <w:del w:id="101" w:author="Benjamin Roberts" w:date="2024-06-10T22:14:00Z" w16du:dateUtc="2024-06-10T21:14:00Z"/>
                <w:rFonts w:cstheme="minorHAnsi"/>
                <w:b/>
                <w:bCs/>
              </w:rPr>
            </w:pPr>
            <w:del w:id="102" w:author="Benjamin Roberts" w:date="2024-06-10T22:14:00Z" w16du:dateUtc="2024-06-10T21:14:00Z">
              <w:r w:rsidRPr="002B7EBF" w:rsidDel="00B4188F">
                <w:rPr>
                  <w:rFonts w:cstheme="minorHAnsi"/>
                  <w:b/>
                  <w:bCs/>
                </w:rPr>
                <w:delText>E</w:delText>
              </w:r>
            </w:del>
          </w:p>
        </w:tc>
        <w:tc>
          <w:tcPr>
            <w:tcW w:w="6105" w:type="dxa"/>
            <w:vAlign w:val="center"/>
            <w:tcPrChange w:id="103" w:author="Benjamin Roberts" w:date="2024-06-10T22:15:00Z" w16du:dateUtc="2024-06-10T21:15:00Z">
              <w:tcPr>
                <w:tcW w:w="6105" w:type="dxa"/>
                <w:gridSpan w:val="2"/>
                <w:vAlign w:val="center"/>
              </w:tcPr>
            </w:tcPrChange>
          </w:tcPr>
          <w:p w14:paraId="50942FFD" w14:textId="12433B25" w:rsidR="00B4188F" w:rsidRPr="002B7EBF" w:rsidDel="00B4188F" w:rsidRDefault="00B4188F" w:rsidP="007B6C31">
            <w:pPr>
              <w:pStyle w:val="ListParagraph"/>
              <w:numPr>
                <w:ilvl w:val="0"/>
                <w:numId w:val="9"/>
              </w:numPr>
              <w:rPr>
                <w:del w:id="104" w:author="Benjamin Roberts" w:date="2024-06-10T22:14:00Z" w16du:dateUtc="2024-06-10T21:14:00Z"/>
                <w:rFonts w:cstheme="minorHAnsi"/>
              </w:rPr>
            </w:pPr>
            <w:del w:id="105" w:author="Benjamin Roberts" w:date="2024-06-10T22:14:00Z" w16du:dateUtc="2024-06-10T21:14:00Z">
              <w:r w:rsidRPr="002B7EBF" w:rsidDel="00B4188F">
                <w:rPr>
                  <w:rFonts w:cstheme="minorHAnsi"/>
                </w:rPr>
                <w:delText>Provided a copy of this report for feedback</w:delText>
              </w:r>
            </w:del>
          </w:p>
        </w:tc>
      </w:tr>
    </w:tbl>
    <w:p w14:paraId="6C0166C6" w14:textId="77777777" w:rsidR="009459BE" w:rsidRPr="002B7EBF" w:rsidRDefault="009459BE" w:rsidP="00FB17B9">
      <w:pPr>
        <w:rPr>
          <w:rFonts w:cstheme="minorHAnsi"/>
        </w:rPr>
      </w:pPr>
    </w:p>
    <w:p w14:paraId="32D7D73E" w14:textId="0EFA5F98" w:rsidR="007C4D41" w:rsidRPr="002B7EBF" w:rsidRDefault="009459BE" w:rsidP="00FB17B9">
      <w:pPr>
        <w:rPr>
          <w:rFonts w:cstheme="minorHAnsi"/>
        </w:rPr>
      </w:pPr>
      <w:r w:rsidRPr="002B7EBF">
        <w:rPr>
          <w:rFonts w:cstheme="minorHAnsi"/>
        </w:rPr>
        <w:t xml:space="preserve">Where possible, I have also included written communications (e.g. Emails, Bud Messages) in the </w:t>
      </w:r>
      <w:r w:rsidR="00FB17B9" w:rsidRPr="002B7EBF">
        <w:rPr>
          <w:rFonts w:cstheme="minorHAnsi"/>
        </w:rPr>
        <w:t>`</w:t>
      </w:r>
      <w:hyperlink w:anchor="_Communications" w:history="1">
        <w:r w:rsidR="00FB17B9" w:rsidRPr="002B7EBF">
          <w:rPr>
            <w:rStyle w:val="Hyperlink"/>
            <w:rFonts w:cstheme="minorHAnsi"/>
          </w:rPr>
          <w:t>communications</w:t>
        </w:r>
      </w:hyperlink>
      <w:r w:rsidR="00FB17B9" w:rsidRPr="002B7EBF">
        <w:rPr>
          <w:rFonts w:cstheme="minorHAnsi"/>
        </w:rPr>
        <w:t>` appendices</w:t>
      </w:r>
      <w:r w:rsidRPr="002B7EBF">
        <w:rPr>
          <w:rFonts w:cstheme="minorHAnsi"/>
        </w:rPr>
        <w:t>.</w:t>
      </w:r>
      <w:r w:rsidR="007C4D41" w:rsidRPr="002B7EBF">
        <w:rPr>
          <w:rFonts w:cstheme="minorHAnsi"/>
        </w:rPr>
        <w:br w:type="page"/>
      </w:r>
    </w:p>
    <w:p w14:paraId="48257022" w14:textId="5C5FE60C" w:rsidR="00F239CC" w:rsidRPr="002B7EBF" w:rsidRDefault="00F239CC" w:rsidP="00F239CC">
      <w:pPr>
        <w:pStyle w:val="Heading1"/>
        <w:rPr>
          <w:rFonts w:asciiTheme="minorHAnsi" w:hAnsiTheme="minorHAnsi" w:cstheme="minorHAnsi"/>
        </w:rPr>
      </w:pPr>
      <w:bookmarkStart w:id="106" w:name="_Toc168487599"/>
      <w:r w:rsidRPr="002B7EBF">
        <w:rPr>
          <w:rFonts w:asciiTheme="minorHAnsi" w:hAnsiTheme="minorHAnsi" w:cstheme="minorHAnsi"/>
        </w:rPr>
        <w:lastRenderedPageBreak/>
        <w:t>Development – Set Up Dependencies</w:t>
      </w:r>
    </w:p>
    <w:p w14:paraId="54C5177A" w14:textId="77777777" w:rsidR="00F239CC" w:rsidRPr="002B7EBF" w:rsidRDefault="00F239CC" w:rsidP="00F239CC">
      <w:pPr>
        <w:pStyle w:val="Heading2"/>
        <w:rPr>
          <w:rFonts w:asciiTheme="minorHAnsi" w:hAnsiTheme="minorHAnsi" w:cstheme="minorHAnsi"/>
        </w:rPr>
      </w:pPr>
      <w:r w:rsidRPr="002B7EBF">
        <w:rPr>
          <w:rFonts w:asciiTheme="minorHAnsi" w:hAnsiTheme="minorHAnsi" w:cstheme="minorHAnsi"/>
        </w:rPr>
        <w:t>CRUD - Database Connection</w:t>
      </w:r>
    </w:p>
    <w:p w14:paraId="2822913E" w14:textId="11F1F7F0" w:rsidR="00F239CC" w:rsidRPr="002B7EBF" w:rsidRDefault="00F239CC" w:rsidP="00F239CC">
      <w:pPr>
        <w:rPr>
          <w:rFonts w:cstheme="minorHAnsi"/>
        </w:rPr>
      </w:pPr>
      <w:r w:rsidRPr="002B7EBF">
        <w:rPr>
          <w:rFonts w:cstheme="minorHAnsi"/>
        </w:rPr>
        <w:t xml:space="preserve">In practice, Decisioning Systems like these use a backend database to log application &amp; API call data. They may also store data used in part of the </w:t>
      </w:r>
      <w:commentRangeStart w:id="107"/>
      <w:r w:rsidRPr="002B7EBF">
        <w:rPr>
          <w:rFonts w:cstheme="minorHAnsi"/>
        </w:rPr>
        <w:t xml:space="preserve">Decisioning </w:t>
      </w:r>
      <w:r w:rsidR="00110049" w:rsidRPr="002B7EBF">
        <w:rPr>
          <w:rFonts w:cstheme="minorHAnsi"/>
        </w:rPr>
        <w:t>S</w:t>
      </w:r>
      <w:r w:rsidRPr="002B7EBF">
        <w:rPr>
          <w:rFonts w:cstheme="minorHAnsi"/>
        </w:rPr>
        <w:t>trategy</w:t>
      </w:r>
      <w:commentRangeEnd w:id="107"/>
      <w:r w:rsidR="00DC49B4" w:rsidRPr="002B7EBF">
        <w:rPr>
          <w:rStyle w:val="CommentReference"/>
          <w:rFonts w:cstheme="minorHAnsi"/>
        </w:rPr>
        <w:commentReference w:id="107"/>
      </w:r>
      <w:r w:rsidRPr="002B7EBF">
        <w:rPr>
          <w:rFonts w:cstheme="minorHAnsi"/>
        </w:rPr>
        <w:t xml:space="preserve"> e.g. matching to internal customer data. Creating an integration therefore was a natural requirement. The below sections cover the work required for this.</w:t>
      </w:r>
    </w:p>
    <w:p w14:paraId="512ABCE8" w14:textId="77777777" w:rsidR="00F239CC" w:rsidRPr="002B7EBF" w:rsidRDefault="00F239CC" w:rsidP="00F239CC">
      <w:pPr>
        <w:pStyle w:val="Heading3"/>
        <w:rPr>
          <w:rFonts w:asciiTheme="minorHAnsi" w:hAnsiTheme="minorHAnsi" w:cstheme="minorHAnsi"/>
        </w:rPr>
      </w:pPr>
      <w:r w:rsidRPr="002B7EBF">
        <w:rPr>
          <w:rFonts w:asciiTheme="minorHAnsi" w:hAnsiTheme="minorHAnsi" w:cstheme="minorHAnsi"/>
        </w:rPr>
        <w:t>Standing up a Database Solution</w:t>
      </w:r>
    </w:p>
    <w:p w14:paraId="6F9DF1C3" w14:textId="77777777" w:rsidR="00F239CC" w:rsidRPr="002B7EBF" w:rsidRDefault="00F239CC" w:rsidP="00F239CC">
      <w:pPr>
        <w:rPr>
          <w:rFonts w:cstheme="minorHAnsi"/>
        </w:rPr>
      </w:pPr>
      <w:r w:rsidRPr="002B7EBF">
        <w:rPr>
          <w:rFonts w:cstheme="minorHAnsi"/>
        </w:rPr>
        <w:t>2 Options were considered for this:</w:t>
      </w:r>
    </w:p>
    <w:p w14:paraId="1950ABBF" w14:textId="60C07ECA" w:rsidR="00F239CC" w:rsidRPr="002B7EBF" w:rsidRDefault="00F239CC" w:rsidP="00F239CC">
      <w:pPr>
        <w:pStyle w:val="ListParagraph"/>
        <w:numPr>
          <w:ilvl w:val="0"/>
          <w:numId w:val="14"/>
        </w:numPr>
        <w:rPr>
          <w:rFonts w:cstheme="minorHAnsi"/>
        </w:rPr>
      </w:pPr>
      <w:r w:rsidRPr="002B7EBF">
        <w:rPr>
          <w:rFonts w:cstheme="minorHAnsi"/>
        </w:rPr>
        <w:t xml:space="preserve">MySQL localhost database, </w:t>
      </w:r>
      <w:del w:id="108" w:author="Benjamin Roberts" w:date="2024-06-10T21:55:00Z" w16du:dateUtc="2024-06-10T20:55:00Z">
        <w:r w:rsidRPr="002B7EBF" w:rsidDel="00DF7BE9">
          <w:rPr>
            <w:rFonts w:cstheme="minorHAnsi"/>
          </w:rPr>
          <w:delText>due to it being covered in the Stretch material of the 1</w:delText>
        </w:r>
        <w:r w:rsidRPr="002B7EBF" w:rsidDel="00DF7BE9">
          <w:rPr>
            <w:rFonts w:cstheme="minorHAnsi"/>
            <w:vertAlign w:val="superscript"/>
          </w:rPr>
          <w:delText>st</w:delText>
        </w:r>
        <w:r w:rsidRPr="002B7EBF" w:rsidDel="00DF7BE9">
          <w:rPr>
            <w:rFonts w:cstheme="minorHAnsi"/>
          </w:rPr>
          <w:delText xml:space="preserve"> live course</w:delText>
        </w:r>
      </w:del>
      <w:ins w:id="109" w:author="Benjamin Roberts" w:date="2024-06-10T21:55:00Z" w16du:dateUtc="2024-06-10T20:55:00Z">
        <w:r w:rsidR="00DF7BE9">
          <w:rPr>
            <w:rFonts w:cstheme="minorHAnsi"/>
          </w:rPr>
          <w:t>a solution I</w:t>
        </w:r>
      </w:ins>
      <w:ins w:id="110" w:author="Benjamin Roberts" w:date="2024-06-10T21:56:00Z" w16du:dateUtc="2024-06-10T20:56:00Z">
        <w:r w:rsidR="00DF7BE9">
          <w:rPr>
            <w:rFonts w:cstheme="minorHAnsi"/>
          </w:rPr>
          <w:t xml:space="preserve"> know to be open-source (and therefore free to use)</w:t>
        </w:r>
      </w:ins>
    </w:p>
    <w:p w14:paraId="46D97310" w14:textId="77777777" w:rsidR="00F239CC" w:rsidRPr="002B7EBF" w:rsidRDefault="00F239CC" w:rsidP="00F239CC">
      <w:pPr>
        <w:pStyle w:val="ListParagraph"/>
        <w:numPr>
          <w:ilvl w:val="0"/>
          <w:numId w:val="14"/>
        </w:numPr>
        <w:rPr>
          <w:rFonts w:cstheme="minorHAnsi"/>
        </w:rPr>
      </w:pPr>
      <w:r w:rsidRPr="002B7EBF">
        <w:rPr>
          <w:rFonts w:cstheme="minorHAnsi"/>
        </w:rPr>
        <w:t>An Azure SQL Database, which was recommended by my employer’s IT Delivery Managers as we hold licences for Visual Studio 2022 subscription, which come with $50 of monthly Azure Credits</w:t>
      </w:r>
    </w:p>
    <w:p w14:paraId="1F1FFAE4" w14:textId="77777777" w:rsidR="00F239CC" w:rsidRPr="002B7EBF" w:rsidRDefault="00F239CC" w:rsidP="00F239CC">
      <w:pPr>
        <w:rPr>
          <w:rFonts w:cstheme="minorHAnsi"/>
        </w:rPr>
      </w:pPr>
      <w:r w:rsidRPr="002B7EBF">
        <w:rPr>
          <w:rFonts w:cstheme="minorHAnsi"/>
        </w:rPr>
        <w:t>The Azure SQL Database was chosen due to:</w:t>
      </w:r>
    </w:p>
    <w:p w14:paraId="28E8BAA5" w14:textId="77777777" w:rsidR="00F239CC" w:rsidRPr="002B7EBF" w:rsidRDefault="00F239CC" w:rsidP="00F239CC">
      <w:pPr>
        <w:pStyle w:val="ListParagraph"/>
        <w:numPr>
          <w:ilvl w:val="0"/>
          <w:numId w:val="9"/>
        </w:numPr>
        <w:rPr>
          <w:rFonts w:cstheme="minorHAnsi"/>
        </w:rPr>
      </w:pPr>
      <w:r w:rsidRPr="002B7EBF">
        <w:rPr>
          <w:rFonts w:cstheme="minorHAnsi"/>
        </w:rPr>
        <w:t>The localhost nature of the MySQL solution limited the program to only working on the developer machine.</w:t>
      </w:r>
    </w:p>
    <w:p w14:paraId="034D202A" w14:textId="77777777" w:rsidR="00F239CC" w:rsidRPr="002B7EBF" w:rsidRDefault="00F239CC" w:rsidP="00F239CC">
      <w:pPr>
        <w:pStyle w:val="ListParagraph"/>
        <w:numPr>
          <w:ilvl w:val="0"/>
          <w:numId w:val="9"/>
        </w:numPr>
        <w:rPr>
          <w:rFonts w:cstheme="minorHAnsi"/>
        </w:rPr>
      </w:pPr>
      <w:r w:rsidRPr="002B7EBF">
        <w:rPr>
          <w:rFonts w:cstheme="minorHAnsi"/>
        </w:rPr>
        <w:t>Azure representing the opportunity to work with Cloud Computing resources.</w:t>
      </w:r>
    </w:p>
    <w:p w14:paraId="40D7A507" w14:textId="77777777" w:rsidR="00F239CC" w:rsidRPr="002B7EBF" w:rsidRDefault="00F239CC" w:rsidP="00F239CC">
      <w:pPr>
        <w:pStyle w:val="ListParagraph"/>
        <w:numPr>
          <w:ilvl w:val="0"/>
          <w:numId w:val="9"/>
        </w:numPr>
        <w:rPr>
          <w:rFonts w:cstheme="minorHAnsi"/>
        </w:rPr>
      </w:pPr>
      <w:r w:rsidRPr="002B7EBF">
        <w:rPr>
          <w:rFonts w:cstheme="minorHAnsi"/>
        </w:rPr>
        <w:t>Azure potentially providing a host to deploy this application to if it went further</w:t>
      </w:r>
    </w:p>
    <w:p w14:paraId="2BE2D91C" w14:textId="77777777" w:rsidR="00F239CC" w:rsidRPr="002B7EBF" w:rsidRDefault="00F239CC" w:rsidP="00F239CC">
      <w:pPr>
        <w:rPr>
          <w:rFonts w:cstheme="minorHAnsi"/>
        </w:rPr>
      </w:pPr>
      <w:r w:rsidRPr="002B7EBF">
        <w:rPr>
          <w:rFonts w:cstheme="minorHAnsi"/>
        </w:rPr>
        <w:t>Once set up, a connection was established within Java using the MS SQL JDBC library. This is contained within the “AzureJDBC.java” class within my project:</w:t>
      </w:r>
    </w:p>
    <w:p w14:paraId="0A78DC1C" w14:textId="77777777" w:rsidR="000A3930" w:rsidRDefault="00F239CC" w:rsidP="000A3930">
      <w:pPr>
        <w:keepNext/>
        <w:rPr>
          <w:ins w:id="111" w:author="Benjamin Roberts" w:date="2024-06-10T22:18:00Z" w16du:dateUtc="2024-06-10T21:18:00Z"/>
        </w:rPr>
        <w:pPrChange w:id="112" w:author="Benjamin Roberts" w:date="2024-06-10T22:18:00Z" w16du:dateUtc="2024-06-10T21:18:00Z">
          <w:pPr/>
        </w:pPrChange>
      </w:pPr>
      <w:r w:rsidRPr="002B7EBF">
        <w:rPr>
          <w:rFonts w:cstheme="minorHAnsi"/>
          <w:noProof/>
        </w:rPr>
        <w:lastRenderedPageBreak/>
        <w:drawing>
          <wp:inline distT="0" distB="0" distL="0" distR="0" wp14:anchorId="0103BBC8" wp14:editId="07479EC5">
            <wp:extent cx="6047117" cy="5151547"/>
            <wp:effectExtent l="0" t="0" r="0" b="0"/>
            <wp:docPr id="8126025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71710" name="Picture 1" descr="A screenshot of a computer program&#10;&#10;Description automatically generated"/>
                    <pic:cNvPicPr/>
                  </pic:nvPicPr>
                  <pic:blipFill>
                    <a:blip r:embed="rId12"/>
                    <a:stretch>
                      <a:fillRect/>
                    </a:stretch>
                  </pic:blipFill>
                  <pic:spPr>
                    <a:xfrm>
                      <a:off x="0" y="0"/>
                      <a:ext cx="6053916" cy="5157339"/>
                    </a:xfrm>
                    <a:prstGeom prst="rect">
                      <a:avLst/>
                    </a:prstGeom>
                  </pic:spPr>
                </pic:pic>
              </a:graphicData>
            </a:graphic>
          </wp:inline>
        </w:drawing>
      </w:r>
    </w:p>
    <w:p w14:paraId="38AFD04D" w14:textId="6FC65BA4" w:rsidR="00F239CC" w:rsidRPr="002B7EBF" w:rsidRDefault="000A3930" w:rsidP="000A3930">
      <w:pPr>
        <w:pStyle w:val="Caption"/>
        <w:rPr>
          <w:rFonts w:cstheme="minorHAnsi"/>
        </w:rPr>
        <w:pPrChange w:id="113" w:author="Benjamin Roberts" w:date="2024-06-10T22:18:00Z" w16du:dateUtc="2024-06-10T21:18:00Z">
          <w:pPr/>
        </w:pPrChange>
      </w:pPr>
      <w:ins w:id="114" w:author="Benjamin Roberts" w:date="2024-06-10T22:18:00Z" w16du:dateUtc="2024-06-10T21:18:00Z">
        <w:r>
          <w:t xml:space="preserve">Figure </w:t>
        </w:r>
        <w:r>
          <w:fldChar w:fldCharType="begin"/>
        </w:r>
        <w:r>
          <w:instrText xml:space="preserve"> SEQ Figure \* ARABIC </w:instrText>
        </w:r>
      </w:ins>
      <w:r>
        <w:fldChar w:fldCharType="separate"/>
      </w:r>
      <w:ins w:id="115" w:author="Benjamin Roberts" w:date="2024-06-10T22:27:00Z" w16du:dateUtc="2024-06-10T21:27:00Z">
        <w:r w:rsidR="00EB6911">
          <w:rPr>
            <w:noProof/>
          </w:rPr>
          <w:t>1</w:t>
        </w:r>
      </w:ins>
      <w:ins w:id="116" w:author="Benjamin Roberts" w:date="2024-06-10T22:18:00Z" w16du:dateUtc="2024-06-10T21:18:00Z">
        <w:r>
          <w:fldChar w:fldCharType="end"/>
        </w:r>
        <w:r>
          <w:t xml:space="preserve"> - </w:t>
        </w:r>
        <w:r w:rsidRPr="00DB7EDE">
          <w:t>A Java Class called “AzureJDBC.java which handles a connection to an Azure SQL Database</w:t>
        </w:r>
      </w:ins>
    </w:p>
    <w:p w14:paraId="4BD6FE9A" w14:textId="6482010E" w:rsidR="00F239CC" w:rsidRPr="002B7EBF" w:rsidDel="000A3930" w:rsidRDefault="00F239CC" w:rsidP="00F239CC">
      <w:pPr>
        <w:rPr>
          <w:del w:id="117" w:author="Benjamin Roberts" w:date="2024-06-10T22:18:00Z" w16du:dateUtc="2024-06-10T21:18:00Z"/>
          <w:rFonts w:cstheme="minorHAnsi"/>
        </w:rPr>
      </w:pPr>
      <w:del w:id="118" w:author="Benjamin Roberts" w:date="2024-06-10T22:18:00Z" w16du:dateUtc="2024-06-10T21:18:00Z">
        <w:r w:rsidRPr="002B7EBF" w:rsidDel="000A3930">
          <w:rPr>
            <w:rFonts w:cstheme="minorHAnsi"/>
            <w:b/>
            <w:bCs/>
          </w:rPr>
          <w:delText>Figure: A Java Class called “AzureJDBC.java which handles a connection to an Azure SQL Database</w:delText>
        </w:r>
      </w:del>
    </w:p>
    <w:p w14:paraId="11F2319D" w14:textId="77777777" w:rsidR="00F239CC" w:rsidRPr="002B7EBF" w:rsidRDefault="00F239CC" w:rsidP="00F239CC">
      <w:pPr>
        <w:pStyle w:val="Heading3"/>
        <w:rPr>
          <w:rFonts w:asciiTheme="minorHAnsi" w:hAnsiTheme="minorHAnsi" w:cstheme="minorHAnsi"/>
        </w:rPr>
      </w:pPr>
      <w:r w:rsidRPr="002B7EBF">
        <w:rPr>
          <w:rFonts w:asciiTheme="minorHAnsi" w:hAnsiTheme="minorHAnsi" w:cstheme="minorHAnsi"/>
        </w:rPr>
        <w:t>Handing Azure firewall</w:t>
      </w:r>
    </w:p>
    <w:p w14:paraId="13661B72" w14:textId="0AC17627" w:rsidR="00F239CC" w:rsidRPr="002B7EBF" w:rsidRDefault="00F239CC" w:rsidP="00F239CC">
      <w:pPr>
        <w:jc w:val="both"/>
        <w:rPr>
          <w:rFonts w:cstheme="minorHAnsi"/>
        </w:rPr>
      </w:pPr>
      <w:r w:rsidRPr="002B7EBF">
        <w:rPr>
          <w:rFonts w:cstheme="minorHAnsi"/>
        </w:rPr>
        <w:t xml:space="preserve">One issue I had with connecting to the database was that Azure protects </w:t>
      </w:r>
      <w:commentRangeStart w:id="119"/>
      <w:r w:rsidRPr="002B7EBF">
        <w:rPr>
          <w:rFonts w:cstheme="minorHAnsi"/>
        </w:rPr>
        <w:t>its</w:t>
      </w:r>
      <w:commentRangeEnd w:id="119"/>
      <w:r w:rsidR="00DC49B4" w:rsidRPr="002B7EBF">
        <w:rPr>
          <w:rStyle w:val="CommentReference"/>
          <w:rFonts w:cstheme="minorHAnsi"/>
        </w:rPr>
        <w:commentReference w:id="119"/>
      </w:r>
      <w:r w:rsidRPr="002B7EBF">
        <w:rPr>
          <w:rFonts w:cstheme="minorHAnsi"/>
        </w:rPr>
        <w:t xml:space="preserve"> resources with a firewall.</w:t>
      </w:r>
    </w:p>
    <w:p w14:paraId="4F379BDC" w14:textId="77777777" w:rsidR="00F239CC" w:rsidRPr="002B7EBF" w:rsidRDefault="00F239CC" w:rsidP="00F239CC">
      <w:pPr>
        <w:jc w:val="both"/>
        <w:rPr>
          <w:rFonts w:cstheme="minorHAnsi"/>
        </w:rPr>
      </w:pPr>
      <w:r w:rsidRPr="002B7EBF">
        <w:rPr>
          <w:rFonts w:cstheme="minorHAnsi"/>
        </w:rPr>
        <w:t>To resolve this, I added my local IP Address to the Firewall rules within Azure to allow devices on my network to interact with the database.</w:t>
      </w:r>
    </w:p>
    <w:p w14:paraId="05A44C52" w14:textId="77777777" w:rsidR="000A3930" w:rsidRDefault="00F239CC" w:rsidP="000A3930">
      <w:pPr>
        <w:keepNext/>
        <w:rPr>
          <w:ins w:id="120" w:author="Benjamin Roberts" w:date="2024-06-10T22:18:00Z" w16du:dateUtc="2024-06-10T21:18:00Z"/>
        </w:rPr>
        <w:pPrChange w:id="121" w:author="Benjamin Roberts" w:date="2024-06-10T22:18:00Z" w16du:dateUtc="2024-06-10T21:18:00Z">
          <w:pPr/>
        </w:pPrChange>
      </w:pPr>
      <w:r w:rsidRPr="002B7EBF">
        <w:rPr>
          <w:rFonts w:cstheme="minorHAnsi"/>
          <w:noProof/>
        </w:rPr>
        <w:lastRenderedPageBreak/>
        <w:drawing>
          <wp:inline distT="0" distB="0" distL="0" distR="0" wp14:anchorId="61A2A2C0" wp14:editId="374A8FC5">
            <wp:extent cx="5731510" cy="3935730"/>
            <wp:effectExtent l="0" t="0" r="2540" b="7620"/>
            <wp:docPr id="1914738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88731" name="Picture 1" descr="A screenshot of a computer&#10;&#10;Description automatically generated"/>
                    <pic:cNvPicPr/>
                  </pic:nvPicPr>
                  <pic:blipFill>
                    <a:blip r:embed="rId13"/>
                    <a:stretch>
                      <a:fillRect/>
                    </a:stretch>
                  </pic:blipFill>
                  <pic:spPr>
                    <a:xfrm>
                      <a:off x="0" y="0"/>
                      <a:ext cx="5731510" cy="3935730"/>
                    </a:xfrm>
                    <a:prstGeom prst="rect">
                      <a:avLst/>
                    </a:prstGeom>
                  </pic:spPr>
                </pic:pic>
              </a:graphicData>
            </a:graphic>
          </wp:inline>
        </w:drawing>
      </w:r>
    </w:p>
    <w:p w14:paraId="236330A6" w14:textId="4329A0DF" w:rsidR="00F239CC" w:rsidRPr="002B7EBF" w:rsidRDefault="000A3930" w:rsidP="000A3930">
      <w:pPr>
        <w:pStyle w:val="Caption"/>
        <w:rPr>
          <w:rFonts w:cstheme="minorHAnsi"/>
        </w:rPr>
        <w:pPrChange w:id="122" w:author="Benjamin Roberts" w:date="2024-06-10T22:18:00Z" w16du:dateUtc="2024-06-10T21:18:00Z">
          <w:pPr/>
        </w:pPrChange>
      </w:pPr>
      <w:ins w:id="123" w:author="Benjamin Roberts" w:date="2024-06-10T22:18:00Z" w16du:dateUtc="2024-06-10T21:18:00Z">
        <w:r>
          <w:t xml:space="preserve">Figure </w:t>
        </w:r>
        <w:r>
          <w:fldChar w:fldCharType="begin"/>
        </w:r>
        <w:r>
          <w:instrText xml:space="preserve"> SEQ Figure \* ARABIC </w:instrText>
        </w:r>
      </w:ins>
      <w:r>
        <w:fldChar w:fldCharType="separate"/>
      </w:r>
      <w:ins w:id="124" w:author="Benjamin Roberts" w:date="2024-06-10T22:27:00Z" w16du:dateUtc="2024-06-10T21:27:00Z">
        <w:r w:rsidR="00EB6911">
          <w:rPr>
            <w:noProof/>
          </w:rPr>
          <w:t>2</w:t>
        </w:r>
      </w:ins>
      <w:ins w:id="125" w:author="Benjamin Roberts" w:date="2024-06-10T22:18:00Z" w16du:dateUtc="2024-06-10T21:18:00Z">
        <w:r>
          <w:fldChar w:fldCharType="end"/>
        </w:r>
        <w:r>
          <w:t xml:space="preserve"> - </w:t>
        </w:r>
        <w:r w:rsidRPr="00B868AB">
          <w:t>A screenshot showing a Firewall rule in place on my database to only allow access from my network (with IP Addresses redacted)</w:t>
        </w:r>
      </w:ins>
    </w:p>
    <w:p w14:paraId="2F4E0F19" w14:textId="5F064A12" w:rsidR="00F239CC" w:rsidRPr="002B7EBF" w:rsidDel="000A3930" w:rsidRDefault="00F239CC" w:rsidP="00F239CC">
      <w:pPr>
        <w:rPr>
          <w:del w:id="126" w:author="Benjamin Roberts" w:date="2024-06-10T22:18:00Z" w16du:dateUtc="2024-06-10T21:18:00Z"/>
          <w:rFonts w:cstheme="minorHAnsi"/>
          <w:b/>
          <w:bCs/>
        </w:rPr>
      </w:pPr>
      <w:del w:id="127" w:author="Benjamin Roberts" w:date="2024-06-10T22:18:00Z" w16du:dateUtc="2024-06-10T21:18:00Z">
        <w:r w:rsidRPr="002B7EBF" w:rsidDel="000A3930">
          <w:rPr>
            <w:rFonts w:cstheme="minorHAnsi"/>
            <w:b/>
            <w:bCs/>
          </w:rPr>
          <w:delText>Figure: A screenshot showing a Firewall rule in place on my database to only allow access from my network (with IP Addresses redacted)</w:delText>
        </w:r>
      </w:del>
    </w:p>
    <w:p w14:paraId="60A5EDCC" w14:textId="77777777" w:rsidR="00F239CC" w:rsidRPr="002B7EBF" w:rsidRDefault="00F239CC" w:rsidP="00F239CC">
      <w:pPr>
        <w:rPr>
          <w:rFonts w:cstheme="minorHAnsi"/>
        </w:rPr>
      </w:pPr>
    </w:p>
    <w:p w14:paraId="58A0A265" w14:textId="77777777" w:rsidR="00F239CC" w:rsidRPr="002B7EBF" w:rsidRDefault="00F239CC" w:rsidP="00F239CC">
      <w:pPr>
        <w:rPr>
          <w:rFonts w:cstheme="minorHAnsi"/>
        </w:rPr>
      </w:pPr>
      <w:r w:rsidRPr="002B7EBF">
        <w:rPr>
          <w:rFonts w:cstheme="minorHAnsi"/>
        </w:rPr>
        <w:br w:type="page"/>
      </w:r>
    </w:p>
    <w:p w14:paraId="2582DD20" w14:textId="77777777" w:rsidR="00F239CC" w:rsidRPr="002B7EBF" w:rsidRDefault="00F239CC" w:rsidP="00F239CC">
      <w:pPr>
        <w:pStyle w:val="Heading3"/>
        <w:rPr>
          <w:rFonts w:asciiTheme="minorHAnsi" w:hAnsiTheme="minorHAnsi" w:cstheme="minorHAnsi"/>
        </w:rPr>
      </w:pPr>
      <w:r w:rsidRPr="002B7EBF">
        <w:rPr>
          <w:rFonts w:asciiTheme="minorHAnsi" w:hAnsiTheme="minorHAnsi" w:cstheme="minorHAnsi"/>
        </w:rPr>
        <w:lastRenderedPageBreak/>
        <w:t>Uploading Data</w:t>
      </w:r>
    </w:p>
    <w:p w14:paraId="77534F45" w14:textId="02E0DE36" w:rsidR="00662A23" w:rsidRPr="002B7EBF" w:rsidRDefault="004B5105" w:rsidP="00F239CC">
      <w:pPr>
        <w:rPr>
          <w:rFonts w:cstheme="minorHAnsi"/>
        </w:rPr>
      </w:pPr>
      <w:r w:rsidRPr="002B7EBF">
        <w:rPr>
          <w:rFonts w:cstheme="minorHAnsi"/>
        </w:rPr>
        <w:t xml:space="preserve">Credit Decisioning logic typically relies on external data provided by credit bureaus e.g. for the UK those are Experian, TransUnion and Equifax. Being able to retrieve a source for this data was vital </w:t>
      </w:r>
      <w:r w:rsidR="00662A23" w:rsidRPr="002B7EBF">
        <w:rPr>
          <w:rFonts w:cstheme="minorHAnsi"/>
        </w:rPr>
        <w:t>to the program.</w:t>
      </w:r>
      <w:r w:rsidR="00C84BBC" w:rsidRPr="002B7EBF">
        <w:rPr>
          <w:rFonts w:cstheme="minorHAnsi"/>
        </w:rPr>
        <w:t xml:space="preserve"> </w:t>
      </w:r>
    </w:p>
    <w:p w14:paraId="6C760B20" w14:textId="67EEACAE" w:rsidR="00662A23" w:rsidRPr="002B7EBF" w:rsidRDefault="00662A23" w:rsidP="00F239CC">
      <w:pPr>
        <w:rPr>
          <w:rFonts w:cstheme="minorHAnsi"/>
        </w:rPr>
      </w:pPr>
      <w:r w:rsidRPr="002B7EBF">
        <w:rPr>
          <w:rFonts w:cstheme="minorHAnsi"/>
        </w:rPr>
        <w:t xml:space="preserve">The scope I set for this project meant that I needed a batch of data the program could access. For this, I </w:t>
      </w:r>
      <w:r w:rsidR="00C84BBC" w:rsidRPr="002B7EBF">
        <w:rPr>
          <w:rFonts w:cstheme="minorHAnsi"/>
        </w:rPr>
        <w:t>used a set of data based on Experian’s DelphiSelect API. This provides users with access to the data Experian hold on a person, which is used to create a credit file for that person. Lenders can then use this to inform their credit decisions (Experian, 2024).</w:t>
      </w:r>
    </w:p>
    <w:p w14:paraId="196ACDFB" w14:textId="3E87BE44" w:rsidR="00B929C4" w:rsidRPr="002B7EBF" w:rsidRDefault="00B929C4" w:rsidP="00B929C4">
      <w:pPr>
        <w:rPr>
          <w:rFonts w:cstheme="minorHAnsi"/>
        </w:rPr>
      </w:pPr>
      <w:r w:rsidRPr="002B7EBF">
        <w:rPr>
          <w:rFonts w:cstheme="minorHAnsi"/>
        </w:rPr>
        <w:t>I explored 2 solutions for uploading a dataset based off this API into the Database:</w:t>
      </w:r>
    </w:p>
    <w:p w14:paraId="70DC0A66" w14:textId="6DD03203" w:rsidR="00B929C4" w:rsidRPr="002B7EBF" w:rsidRDefault="00B929C4" w:rsidP="00B929C4">
      <w:pPr>
        <w:pStyle w:val="ListParagraph"/>
        <w:numPr>
          <w:ilvl w:val="0"/>
          <w:numId w:val="15"/>
        </w:numPr>
        <w:rPr>
          <w:rFonts w:cstheme="minorHAnsi"/>
        </w:rPr>
      </w:pPr>
      <w:r w:rsidRPr="002B7EBF">
        <w:rPr>
          <w:rFonts w:cstheme="minorHAnsi"/>
          <w:b/>
          <w:bCs/>
        </w:rPr>
        <w:t>Import Wizard</w:t>
      </w:r>
      <w:r w:rsidRPr="002B7EBF">
        <w:rPr>
          <w:rFonts w:cstheme="minorHAnsi"/>
        </w:rPr>
        <w:t xml:space="preserve"> via the Azure Data Studio Software, the main software used for working with Azure Databases</w:t>
      </w:r>
    </w:p>
    <w:p w14:paraId="26AAF7CF" w14:textId="259C7E09" w:rsidR="00B929C4" w:rsidRPr="002B7EBF" w:rsidRDefault="00B929C4" w:rsidP="00B929C4">
      <w:pPr>
        <w:pStyle w:val="ListParagraph"/>
        <w:numPr>
          <w:ilvl w:val="0"/>
          <w:numId w:val="15"/>
        </w:numPr>
        <w:rPr>
          <w:rFonts w:cstheme="minorHAnsi"/>
        </w:rPr>
      </w:pPr>
      <w:r w:rsidRPr="002B7EBF">
        <w:rPr>
          <w:rFonts w:cstheme="minorHAnsi"/>
          <w:b/>
          <w:bCs/>
        </w:rPr>
        <w:t>Azure Data Factory</w:t>
      </w:r>
      <w:r w:rsidRPr="002B7EBF">
        <w:rPr>
          <w:rFonts w:cstheme="minorHAnsi"/>
        </w:rPr>
        <w:t xml:space="preserve"> – another </w:t>
      </w:r>
      <w:r w:rsidR="009B3FFC" w:rsidRPr="002B7EBF">
        <w:rPr>
          <w:rFonts w:cstheme="minorHAnsi"/>
        </w:rPr>
        <w:t>cloud-based</w:t>
      </w:r>
      <w:r w:rsidRPr="002B7EBF">
        <w:rPr>
          <w:rFonts w:cstheme="minorHAnsi"/>
        </w:rPr>
        <w:t xml:space="preserve"> tool offered by Microsoft for ETL (Extract, Transform, Load) Data flows</w:t>
      </w:r>
    </w:p>
    <w:p w14:paraId="40FB4BA0" w14:textId="1B57B3E0" w:rsidR="003972B3" w:rsidRPr="002B7EBF" w:rsidRDefault="00B929C4" w:rsidP="00B929C4">
      <w:pPr>
        <w:rPr>
          <w:rFonts w:cstheme="minorHAnsi"/>
        </w:rPr>
      </w:pPr>
      <w:r w:rsidRPr="002B7EBF">
        <w:rPr>
          <w:rFonts w:cstheme="minorHAnsi"/>
        </w:rPr>
        <w:t xml:space="preserve">The Import Wizard was preferred due to its simplicity, but this kept timing out while loading. Azure Data Factory was the alternative I discussed with our Data Delivery team (see Appendix). The tool provides a </w:t>
      </w:r>
      <w:r w:rsidR="009B3FFC" w:rsidRPr="002B7EBF">
        <w:rPr>
          <w:rFonts w:cstheme="minorHAnsi"/>
        </w:rPr>
        <w:t>beginner friendly</w:t>
      </w:r>
      <w:r w:rsidRPr="002B7EBF">
        <w:rPr>
          <w:rFonts w:cstheme="minorHAnsi"/>
        </w:rPr>
        <w:t xml:space="preserve"> “Ingest” template, which I was able to use to get my test dataset loaded.</w:t>
      </w:r>
      <w:r w:rsidR="003972B3" w:rsidRPr="002B7EBF">
        <w:rPr>
          <w:rFonts w:cstheme="minorHAnsi"/>
        </w:rPr>
        <w:t xml:space="preserve"> </w:t>
      </w:r>
    </w:p>
    <w:p w14:paraId="20974E84" w14:textId="610BADF5" w:rsidR="00B929C4" w:rsidRPr="002B7EBF" w:rsidRDefault="003972B3" w:rsidP="00B929C4">
      <w:pPr>
        <w:rPr>
          <w:rFonts w:cstheme="minorHAnsi"/>
        </w:rPr>
      </w:pPr>
      <w:r w:rsidRPr="002B7EBF">
        <w:rPr>
          <w:rFonts w:cstheme="minorHAnsi"/>
        </w:rPr>
        <w:t>Shown below is an example of this in action. The pipeline was run in “Debug” mode, which caters for one-off scenarios like this,</w:t>
      </w:r>
    </w:p>
    <w:p w14:paraId="6A4B4002" w14:textId="3F43E818" w:rsidR="00B929C4" w:rsidRPr="002B7EBF" w:rsidRDefault="00B929C4" w:rsidP="00B929C4">
      <w:pPr>
        <w:rPr>
          <w:rFonts w:cstheme="minorHAnsi"/>
        </w:rPr>
      </w:pPr>
      <w:r w:rsidRPr="002B7EBF">
        <w:rPr>
          <w:rFonts w:cstheme="minorHAnsi"/>
          <w:noProof/>
        </w:rPr>
        <w:drawing>
          <wp:inline distT="0" distB="0" distL="0" distR="0" wp14:anchorId="2B2BB517" wp14:editId="463A0965">
            <wp:extent cx="4347713" cy="2384055"/>
            <wp:effectExtent l="0" t="0" r="0" b="0"/>
            <wp:docPr id="91002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2436" name="Picture 1" descr="A screenshot of a computer&#10;&#10;Description automatically generated"/>
                    <pic:cNvPicPr/>
                  </pic:nvPicPr>
                  <pic:blipFill>
                    <a:blip r:embed="rId14"/>
                    <a:stretch>
                      <a:fillRect/>
                    </a:stretch>
                  </pic:blipFill>
                  <pic:spPr>
                    <a:xfrm>
                      <a:off x="0" y="0"/>
                      <a:ext cx="4360175" cy="2390889"/>
                    </a:xfrm>
                    <a:prstGeom prst="rect">
                      <a:avLst/>
                    </a:prstGeom>
                  </pic:spPr>
                </pic:pic>
              </a:graphicData>
            </a:graphic>
          </wp:inline>
        </w:drawing>
      </w:r>
    </w:p>
    <w:p w14:paraId="40FE6E5C" w14:textId="77777777" w:rsidR="000A3930" w:rsidRDefault="003972B3" w:rsidP="000A3930">
      <w:pPr>
        <w:keepNext/>
        <w:rPr>
          <w:ins w:id="128" w:author="Benjamin Roberts" w:date="2024-06-10T22:19:00Z" w16du:dateUtc="2024-06-10T21:19:00Z"/>
        </w:rPr>
        <w:pPrChange w:id="129" w:author="Benjamin Roberts" w:date="2024-06-10T22:19:00Z" w16du:dateUtc="2024-06-10T21:19:00Z">
          <w:pPr/>
        </w:pPrChange>
      </w:pPr>
      <w:r w:rsidRPr="002B7EBF">
        <w:rPr>
          <w:rFonts w:cstheme="minorHAnsi"/>
          <w:noProof/>
        </w:rPr>
        <w:drawing>
          <wp:inline distT="0" distB="0" distL="0" distR="0" wp14:anchorId="064B2B1F" wp14:editId="560ACFBC">
            <wp:extent cx="5520906" cy="2459774"/>
            <wp:effectExtent l="0" t="0" r="3810" b="0"/>
            <wp:docPr id="1441070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70138" name="Picture 1" descr="A screenshot of a computer&#10;&#10;Description automatically generated"/>
                    <pic:cNvPicPr/>
                  </pic:nvPicPr>
                  <pic:blipFill>
                    <a:blip r:embed="rId15"/>
                    <a:stretch>
                      <a:fillRect/>
                    </a:stretch>
                  </pic:blipFill>
                  <pic:spPr>
                    <a:xfrm>
                      <a:off x="0" y="0"/>
                      <a:ext cx="5537922" cy="2467355"/>
                    </a:xfrm>
                    <a:prstGeom prst="rect">
                      <a:avLst/>
                    </a:prstGeom>
                  </pic:spPr>
                </pic:pic>
              </a:graphicData>
            </a:graphic>
          </wp:inline>
        </w:drawing>
      </w:r>
    </w:p>
    <w:p w14:paraId="6798D1A7" w14:textId="6A356925" w:rsidR="00C84BBC" w:rsidRPr="002B7EBF" w:rsidRDefault="000A3930" w:rsidP="000A3930">
      <w:pPr>
        <w:pStyle w:val="Caption"/>
        <w:rPr>
          <w:rFonts w:cstheme="minorHAnsi"/>
        </w:rPr>
        <w:pPrChange w:id="130" w:author="Benjamin Roberts" w:date="2024-06-10T22:19:00Z" w16du:dateUtc="2024-06-10T21:19:00Z">
          <w:pPr/>
        </w:pPrChange>
      </w:pPr>
      <w:ins w:id="131" w:author="Benjamin Roberts" w:date="2024-06-10T22:19:00Z" w16du:dateUtc="2024-06-10T21:19:00Z">
        <w:r>
          <w:t xml:space="preserve">Figure </w:t>
        </w:r>
        <w:r>
          <w:fldChar w:fldCharType="begin"/>
        </w:r>
        <w:r>
          <w:instrText xml:space="preserve"> SEQ Figure \* ARABIC </w:instrText>
        </w:r>
      </w:ins>
      <w:r>
        <w:fldChar w:fldCharType="separate"/>
      </w:r>
      <w:ins w:id="132" w:author="Benjamin Roberts" w:date="2024-06-10T22:27:00Z" w16du:dateUtc="2024-06-10T21:27:00Z">
        <w:r w:rsidR="00EB6911">
          <w:rPr>
            <w:noProof/>
          </w:rPr>
          <w:t>3</w:t>
        </w:r>
      </w:ins>
      <w:ins w:id="133" w:author="Benjamin Roberts" w:date="2024-06-10T22:19:00Z" w16du:dateUtc="2024-06-10T21:19:00Z">
        <w:r>
          <w:fldChar w:fldCharType="end"/>
        </w:r>
        <w:r>
          <w:t xml:space="preserve"> - </w:t>
        </w:r>
        <w:r w:rsidRPr="00C222DD">
          <w:t>Azure Data Studio flow for loading data into a  database</w:t>
        </w:r>
      </w:ins>
    </w:p>
    <w:p w14:paraId="4E209921" w14:textId="514AC95F" w:rsidR="003972B3" w:rsidRPr="002B7EBF" w:rsidDel="000A3930" w:rsidRDefault="003972B3" w:rsidP="00F239CC">
      <w:pPr>
        <w:rPr>
          <w:del w:id="134" w:author="Benjamin Roberts" w:date="2024-06-10T22:19:00Z" w16du:dateUtc="2024-06-10T21:19:00Z"/>
          <w:rFonts w:cstheme="minorHAnsi"/>
          <w:b/>
          <w:bCs/>
        </w:rPr>
      </w:pPr>
      <w:del w:id="135" w:author="Benjamin Roberts" w:date="2024-06-10T22:19:00Z" w16du:dateUtc="2024-06-10T21:19:00Z">
        <w:r w:rsidRPr="002B7EBF" w:rsidDel="000A3930">
          <w:rPr>
            <w:rFonts w:cstheme="minorHAnsi"/>
            <w:b/>
            <w:bCs/>
          </w:rPr>
          <w:delText xml:space="preserve">Figure: Azure Data Studio flow </w:delText>
        </w:r>
        <w:commentRangeStart w:id="136"/>
        <w:r w:rsidRPr="002B7EBF" w:rsidDel="000A3930">
          <w:rPr>
            <w:rFonts w:cstheme="minorHAnsi"/>
            <w:b/>
            <w:bCs/>
          </w:rPr>
          <w:delText xml:space="preserve">for loading data into a </w:delText>
        </w:r>
        <w:commentRangeEnd w:id="136"/>
        <w:r w:rsidR="00DC49B4" w:rsidRPr="002B7EBF" w:rsidDel="000A3930">
          <w:rPr>
            <w:rStyle w:val="CommentReference"/>
            <w:rFonts w:cstheme="minorHAnsi"/>
          </w:rPr>
          <w:commentReference w:id="136"/>
        </w:r>
        <w:r w:rsidR="00110049" w:rsidRPr="002B7EBF" w:rsidDel="000A3930">
          <w:rPr>
            <w:rFonts w:cstheme="minorHAnsi"/>
            <w:b/>
            <w:bCs/>
          </w:rPr>
          <w:delText>database</w:delText>
        </w:r>
      </w:del>
    </w:p>
    <w:p w14:paraId="3362783F" w14:textId="77777777" w:rsidR="00C84BBC" w:rsidRPr="002B7EBF" w:rsidRDefault="00C84BBC" w:rsidP="00F239CC">
      <w:pPr>
        <w:rPr>
          <w:rFonts w:cstheme="minorHAnsi"/>
        </w:rPr>
      </w:pPr>
    </w:p>
    <w:p w14:paraId="019DCC0A" w14:textId="77777777" w:rsidR="00F239CC" w:rsidRPr="002B7EBF" w:rsidRDefault="00F239CC" w:rsidP="00F239CC">
      <w:pPr>
        <w:pStyle w:val="Heading3"/>
        <w:rPr>
          <w:rFonts w:asciiTheme="minorHAnsi" w:hAnsiTheme="minorHAnsi" w:cstheme="minorHAnsi"/>
        </w:rPr>
      </w:pPr>
      <w:r w:rsidRPr="002B7EBF">
        <w:rPr>
          <w:rFonts w:asciiTheme="minorHAnsi" w:hAnsiTheme="minorHAnsi" w:cstheme="minorHAnsi"/>
        </w:rPr>
        <w:t>Access Management</w:t>
      </w:r>
    </w:p>
    <w:p w14:paraId="1DA93E1A" w14:textId="1FA05EA4" w:rsidR="00F239CC" w:rsidRPr="002B7EBF" w:rsidRDefault="00F239CC" w:rsidP="00F239CC">
      <w:pPr>
        <w:rPr>
          <w:rFonts w:cstheme="minorHAnsi"/>
        </w:rPr>
      </w:pPr>
      <w:r w:rsidRPr="002B7EBF">
        <w:rPr>
          <w:rFonts w:cstheme="minorHAnsi"/>
        </w:rPr>
        <w:t xml:space="preserve">When creating the database, I was required to create a root/admin user, with full permissions to edit the database. It’s not appropriate to use this for my application as it has far more permissions </w:t>
      </w:r>
      <w:r w:rsidR="009B3FFC" w:rsidRPr="002B7EBF">
        <w:rPr>
          <w:rFonts w:cstheme="minorHAnsi"/>
        </w:rPr>
        <w:t>than</w:t>
      </w:r>
      <w:r w:rsidRPr="002B7EBF">
        <w:rPr>
          <w:rFonts w:cstheme="minorHAnsi"/>
        </w:rPr>
        <w:t xml:space="preserve"> it actually needs, introducing security risks (Snowflake, 2024). </w:t>
      </w:r>
    </w:p>
    <w:p w14:paraId="3AE071FD" w14:textId="60B4DD88" w:rsidR="004B5105" w:rsidRPr="002B7EBF" w:rsidRDefault="00F239CC" w:rsidP="00F239CC">
      <w:pPr>
        <w:rPr>
          <w:rFonts w:cstheme="minorHAnsi"/>
        </w:rPr>
      </w:pPr>
      <w:r w:rsidRPr="002B7EBF">
        <w:rPr>
          <w:rFonts w:cstheme="minorHAnsi"/>
        </w:rPr>
        <w:t xml:space="preserve">To set an appropriate level of access, I created a new Integration User within my database &amp; granted only </w:t>
      </w:r>
      <w:commentRangeStart w:id="137"/>
      <w:r w:rsidRPr="002B7EBF">
        <w:rPr>
          <w:rFonts w:cstheme="minorHAnsi"/>
        </w:rPr>
        <w:t>permission</w:t>
      </w:r>
      <w:commentRangeEnd w:id="137"/>
      <w:r w:rsidR="00DC49B4" w:rsidRPr="002B7EBF">
        <w:rPr>
          <w:rStyle w:val="CommentReference"/>
          <w:rFonts w:cstheme="minorHAnsi"/>
        </w:rPr>
        <w:commentReference w:id="137"/>
      </w:r>
      <w:r w:rsidR="00110049" w:rsidRPr="002B7EBF">
        <w:rPr>
          <w:rFonts w:cstheme="minorHAnsi"/>
        </w:rPr>
        <w:t>s</w:t>
      </w:r>
      <w:r w:rsidRPr="002B7EBF">
        <w:rPr>
          <w:rFonts w:cstheme="minorHAnsi"/>
        </w:rPr>
        <w:t xml:space="preserve"> that were needed. </w:t>
      </w:r>
    </w:p>
    <w:p w14:paraId="6F77ADB0" w14:textId="77777777" w:rsidR="000A3930" w:rsidRDefault="004B5105" w:rsidP="000A3930">
      <w:pPr>
        <w:keepNext/>
        <w:rPr>
          <w:ins w:id="138" w:author="Benjamin Roberts" w:date="2024-06-10T22:20:00Z" w16du:dateUtc="2024-06-10T21:20:00Z"/>
        </w:rPr>
        <w:pPrChange w:id="139" w:author="Benjamin Roberts" w:date="2024-06-10T22:20:00Z" w16du:dateUtc="2024-06-10T21:20:00Z">
          <w:pPr/>
        </w:pPrChange>
      </w:pPr>
      <w:r w:rsidRPr="002B7EBF">
        <w:rPr>
          <w:rFonts w:cstheme="minorHAnsi"/>
          <w:b/>
          <w:bCs/>
          <w:noProof/>
        </w:rPr>
        <w:drawing>
          <wp:inline distT="0" distB="0" distL="0" distR="0" wp14:anchorId="178A55C0" wp14:editId="5D4B3D33">
            <wp:extent cx="4753155" cy="4753155"/>
            <wp:effectExtent l="0" t="0" r="9525" b="9525"/>
            <wp:docPr id="14771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90132" name="Picture 1" descr="A screenshot of a computer&#10;&#10;Description automatically generated"/>
                    <pic:cNvPicPr/>
                  </pic:nvPicPr>
                  <pic:blipFill>
                    <a:blip r:embed="rId16"/>
                    <a:stretch>
                      <a:fillRect/>
                    </a:stretch>
                  </pic:blipFill>
                  <pic:spPr>
                    <a:xfrm>
                      <a:off x="0" y="0"/>
                      <a:ext cx="4757147" cy="4757147"/>
                    </a:xfrm>
                    <a:prstGeom prst="rect">
                      <a:avLst/>
                    </a:prstGeom>
                  </pic:spPr>
                </pic:pic>
              </a:graphicData>
            </a:graphic>
          </wp:inline>
        </w:drawing>
      </w:r>
    </w:p>
    <w:p w14:paraId="42BC2137" w14:textId="7896A636" w:rsidR="004B5105" w:rsidRPr="002B7EBF" w:rsidRDefault="000A3930" w:rsidP="000A3930">
      <w:pPr>
        <w:pStyle w:val="Caption"/>
        <w:rPr>
          <w:rFonts w:cstheme="minorHAnsi"/>
          <w:b/>
          <w:bCs/>
        </w:rPr>
        <w:pPrChange w:id="140" w:author="Benjamin Roberts" w:date="2024-06-10T22:20:00Z" w16du:dateUtc="2024-06-10T21:20:00Z">
          <w:pPr/>
        </w:pPrChange>
      </w:pPr>
      <w:ins w:id="141" w:author="Benjamin Roberts" w:date="2024-06-10T22:20:00Z" w16du:dateUtc="2024-06-10T21:20:00Z">
        <w:r>
          <w:t xml:space="preserve">Figure </w:t>
        </w:r>
        <w:r>
          <w:fldChar w:fldCharType="begin"/>
        </w:r>
        <w:r>
          <w:instrText xml:space="preserve"> SEQ Figure \* ARABIC </w:instrText>
        </w:r>
      </w:ins>
      <w:r>
        <w:fldChar w:fldCharType="separate"/>
      </w:r>
      <w:ins w:id="142" w:author="Benjamin Roberts" w:date="2024-06-10T22:27:00Z" w16du:dateUtc="2024-06-10T21:27:00Z">
        <w:r w:rsidR="00EB6911">
          <w:rPr>
            <w:noProof/>
          </w:rPr>
          <w:t>4</w:t>
        </w:r>
      </w:ins>
      <w:ins w:id="143" w:author="Benjamin Roberts" w:date="2024-06-10T22:20:00Z" w16du:dateUtc="2024-06-10T21:20:00Z">
        <w:r>
          <w:fldChar w:fldCharType="end"/>
        </w:r>
        <w:r>
          <w:t xml:space="preserve"> - </w:t>
        </w:r>
        <w:r w:rsidRPr="002E189D">
          <w:t>SQL Code showing the creating of the integration user for the Java Program to use</w:t>
        </w:r>
      </w:ins>
    </w:p>
    <w:p w14:paraId="18C5BA03" w14:textId="0D2EB087" w:rsidR="004B5105" w:rsidRPr="002B7EBF" w:rsidDel="000A3930" w:rsidRDefault="004B5105" w:rsidP="00F239CC">
      <w:pPr>
        <w:rPr>
          <w:del w:id="144" w:author="Benjamin Roberts" w:date="2024-06-10T22:20:00Z" w16du:dateUtc="2024-06-10T21:20:00Z"/>
          <w:rFonts w:cstheme="minorHAnsi"/>
          <w:b/>
          <w:bCs/>
        </w:rPr>
      </w:pPr>
      <w:del w:id="145" w:author="Benjamin Roberts" w:date="2024-06-10T22:20:00Z" w16du:dateUtc="2024-06-10T21:20:00Z">
        <w:r w:rsidRPr="002B7EBF" w:rsidDel="000A3930">
          <w:rPr>
            <w:rFonts w:cstheme="minorHAnsi"/>
            <w:b/>
            <w:bCs/>
          </w:rPr>
          <w:delText>Figure: SQL Code showing the creating of the integration user for the Java Program to use</w:delText>
        </w:r>
      </w:del>
    </w:p>
    <w:p w14:paraId="00C03435" w14:textId="18DDC915" w:rsidR="00F239CC" w:rsidRPr="002B7EBF" w:rsidRDefault="004B5105" w:rsidP="00F239CC">
      <w:pPr>
        <w:rPr>
          <w:rFonts w:cstheme="minorHAnsi"/>
        </w:rPr>
      </w:pPr>
      <w:r w:rsidRPr="002B7EBF">
        <w:rPr>
          <w:rFonts w:cstheme="minorHAnsi"/>
        </w:rPr>
        <w:t>Permissions granted to this user</w:t>
      </w:r>
      <w:r w:rsidR="00F239CC" w:rsidRPr="002B7EBF">
        <w:rPr>
          <w:rFonts w:cstheme="minorHAnsi"/>
        </w:rPr>
        <w:t xml:space="preserve"> included:</w:t>
      </w:r>
    </w:p>
    <w:p w14:paraId="689F7C2D" w14:textId="4981376D" w:rsidR="00F239CC" w:rsidRPr="002B7EBF" w:rsidRDefault="00F239CC" w:rsidP="00F239CC">
      <w:pPr>
        <w:pStyle w:val="ListParagraph"/>
        <w:numPr>
          <w:ilvl w:val="0"/>
          <w:numId w:val="9"/>
        </w:numPr>
        <w:rPr>
          <w:rFonts w:cstheme="minorHAnsi"/>
        </w:rPr>
      </w:pPr>
      <w:r w:rsidRPr="002B7EBF">
        <w:rPr>
          <w:rFonts w:cstheme="minorHAnsi"/>
        </w:rPr>
        <w:t xml:space="preserve">SELECT access to </w:t>
      </w:r>
      <w:r w:rsidR="004B5105" w:rsidRPr="002B7EBF">
        <w:rPr>
          <w:rFonts w:cstheme="minorHAnsi"/>
        </w:rPr>
        <w:t>database, via the “db_datareader” role used in SQL Server (Microsoft, 2024)</w:t>
      </w:r>
    </w:p>
    <w:p w14:paraId="496BC545" w14:textId="77777777" w:rsidR="00F239CC" w:rsidRPr="002B7EBF" w:rsidRDefault="00F239CC" w:rsidP="00F239CC">
      <w:pPr>
        <w:pStyle w:val="NoSpacing"/>
        <w:rPr>
          <w:rFonts w:cstheme="minorHAnsi"/>
        </w:rPr>
      </w:pPr>
      <w:r w:rsidRPr="002B7EBF">
        <w:rPr>
          <w:rFonts w:cstheme="minorHAnsi"/>
          <w:noProof/>
        </w:rPr>
        <w:drawing>
          <wp:inline distT="0" distB="0" distL="0" distR="0" wp14:anchorId="427A413F" wp14:editId="6725EF11">
            <wp:extent cx="3984259" cy="733245"/>
            <wp:effectExtent l="0" t="0" r="0" b="0"/>
            <wp:docPr id="230503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76873" name="Picture 1" descr="A screenshot of a computer&#10;&#10;Description automatically generated"/>
                    <pic:cNvPicPr/>
                  </pic:nvPicPr>
                  <pic:blipFill>
                    <a:blip r:embed="rId17"/>
                    <a:stretch>
                      <a:fillRect/>
                    </a:stretch>
                  </pic:blipFill>
                  <pic:spPr>
                    <a:xfrm>
                      <a:off x="0" y="0"/>
                      <a:ext cx="3991463" cy="734571"/>
                    </a:xfrm>
                    <a:prstGeom prst="rect">
                      <a:avLst/>
                    </a:prstGeom>
                  </pic:spPr>
                </pic:pic>
              </a:graphicData>
            </a:graphic>
          </wp:inline>
        </w:drawing>
      </w:r>
    </w:p>
    <w:p w14:paraId="77527F2E" w14:textId="77777777" w:rsidR="000A3930" w:rsidRDefault="00F239CC" w:rsidP="000A3930">
      <w:pPr>
        <w:pStyle w:val="NoSpacing"/>
        <w:keepNext/>
        <w:rPr>
          <w:ins w:id="146" w:author="Benjamin Roberts" w:date="2024-06-10T22:21:00Z" w16du:dateUtc="2024-06-10T21:21:00Z"/>
        </w:rPr>
        <w:pPrChange w:id="147" w:author="Benjamin Roberts" w:date="2024-06-10T22:21:00Z" w16du:dateUtc="2024-06-10T21:21:00Z">
          <w:pPr>
            <w:pStyle w:val="NoSpacing"/>
          </w:pPr>
        </w:pPrChange>
      </w:pPr>
      <w:r w:rsidRPr="002B7EBF">
        <w:rPr>
          <w:rFonts w:cstheme="minorHAnsi"/>
          <w:noProof/>
        </w:rPr>
        <w:drawing>
          <wp:inline distT="0" distB="0" distL="0" distR="0" wp14:anchorId="35514F92" wp14:editId="0B665934">
            <wp:extent cx="4029637" cy="685896"/>
            <wp:effectExtent l="0" t="0" r="0" b="0"/>
            <wp:docPr id="12086012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58080" name="Picture 1" descr="A black background with white text&#10;&#10;Description automatically generated"/>
                    <pic:cNvPicPr/>
                  </pic:nvPicPr>
                  <pic:blipFill>
                    <a:blip r:embed="rId18"/>
                    <a:stretch>
                      <a:fillRect/>
                    </a:stretch>
                  </pic:blipFill>
                  <pic:spPr>
                    <a:xfrm>
                      <a:off x="0" y="0"/>
                      <a:ext cx="4029637" cy="685896"/>
                    </a:xfrm>
                    <a:prstGeom prst="rect">
                      <a:avLst/>
                    </a:prstGeom>
                  </pic:spPr>
                </pic:pic>
              </a:graphicData>
            </a:graphic>
          </wp:inline>
        </w:drawing>
      </w:r>
    </w:p>
    <w:p w14:paraId="467BB983" w14:textId="070D8F2D" w:rsidR="00F239CC" w:rsidRPr="002B7EBF" w:rsidRDefault="000A3930" w:rsidP="000A3930">
      <w:pPr>
        <w:pStyle w:val="Caption"/>
        <w:rPr>
          <w:rFonts w:cstheme="minorHAnsi"/>
        </w:rPr>
        <w:pPrChange w:id="148" w:author="Benjamin Roberts" w:date="2024-06-10T22:21:00Z" w16du:dateUtc="2024-06-10T21:21:00Z">
          <w:pPr>
            <w:pStyle w:val="NoSpacing"/>
          </w:pPr>
        </w:pPrChange>
      </w:pPr>
      <w:ins w:id="149" w:author="Benjamin Roberts" w:date="2024-06-10T22:21:00Z" w16du:dateUtc="2024-06-10T21:21:00Z">
        <w:r>
          <w:t xml:space="preserve">Figure </w:t>
        </w:r>
        <w:r>
          <w:fldChar w:fldCharType="begin"/>
        </w:r>
        <w:r>
          <w:instrText xml:space="preserve"> SEQ Figure \* ARABIC </w:instrText>
        </w:r>
      </w:ins>
      <w:r>
        <w:fldChar w:fldCharType="separate"/>
      </w:r>
      <w:ins w:id="150" w:author="Benjamin Roberts" w:date="2024-06-10T22:27:00Z" w16du:dateUtc="2024-06-10T21:27:00Z">
        <w:r w:rsidR="00EB6911">
          <w:rPr>
            <w:noProof/>
          </w:rPr>
          <w:t>5</w:t>
        </w:r>
      </w:ins>
      <w:ins w:id="151" w:author="Benjamin Roberts" w:date="2024-06-10T22:21:00Z" w16du:dateUtc="2024-06-10T21:21:00Z">
        <w:r>
          <w:fldChar w:fldCharType="end"/>
        </w:r>
        <w:r>
          <w:t xml:space="preserve"> - SQL Views used within the Java Program</w:t>
        </w:r>
      </w:ins>
    </w:p>
    <w:p w14:paraId="1388C171" w14:textId="77777777" w:rsidR="00F239CC" w:rsidRPr="002B7EBF" w:rsidRDefault="00F239CC" w:rsidP="00F239CC">
      <w:pPr>
        <w:pStyle w:val="NoSpacing"/>
        <w:rPr>
          <w:rFonts w:cstheme="minorHAnsi"/>
        </w:rPr>
      </w:pPr>
    </w:p>
    <w:p w14:paraId="2E54FC1B" w14:textId="77777777" w:rsidR="004B5105" w:rsidRPr="002B7EBF" w:rsidRDefault="004B5105" w:rsidP="00F239CC">
      <w:pPr>
        <w:pStyle w:val="NoSpacing"/>
        <w:rPr>
          <w:rFonts w:cstheme="minorHAnsi"/>
        </w:rPr>
      </w:pPr>
    </w:p>
    <w:p w14:paraId="121E97BD" w14:textId="77777777" w:rsidR="004B5105" w:rsidRPr="002B7EBF" w:rsidRDefault="004B5105" w:rsidP="00F239CC">
      <w:pPr>
        <w:pStyle w:val="NoSpacing"/>
        <w:rPr>
          <w:rFonts w:cstheme="minorHAnsi"/>
        </w:rPr>
      </w:pPr>
    </w:p>
    <w:p w14:paraId="07265B5C" w14:textId="77777777" w:rsidR="004B5105" w:rsidRPr="002B7EBF" w:rsidRDefault="004B5105" w:rsidP="00F239CC">
      <w:pPr>
        <w:pStyle w:val="NoSpacing"/>
        <w:rPr>
          <w:rFonts w:cstheme="minorHAnsi"/>
        </w:rPr>
      </w:pPr>
    </w:p>
    <w:p w14:paraId="0071C048" w14:textId="77777777" w:rsidR="00F239CC" w:rsidRPr="002B7EBF" w:rsidRDefault="00F239CC" w:rsidP="000B04AE">
      <w:pPr>
        <w:pStyle w:val="ListParagraph"/>
        <w:numPr>
          <w:ilvl w:val="0"/>
          <w:numId w:val="9"/>
        </w:numPr>
        <w:jc w:val="both"/>
        <w:rPr>
          <w:rFonts w:cstheme="minorHAnsi"/>
        </w:rPr>
      </w:pPr>
      <w:r w:rsidRPr="002B7EBF">
        <w:rPr>
          <w:rFonts w:cstheme="minorHAnsi"/>
        </w:rPr>
        <w:t>INSERT access to the “dbo.JavaDecisioningHistory” table where transaction history will be logged</w:t>
      </w:r>
    </w:p>
    <w:p w14:paraId="4B5E5730" w14:textId="77777777" w:rsidR="000A3930" w:rsidRDefault="00F239CC" w:rsidP="000A3930">
      <w:pPr>
        <w:keepNext/>
        <w:jc w:val="both"/>
        <w:rPr>
          <w:ins w:id="152" w:author="Benjamin Roberts" w:date="2024-06-10T22:21:00Z" w16du:dateUtc="2024-06-10T21:21:00Z"/>
        </w:rPr>
        <w:pPrChange w:id="153" w:author="Benjamin Roberts" w:date="2024-06-10T22:21:00Z" w16du:dateUtc="2024-06-10T21:21:00Z">
          <w:pPr>
            <w:jc w:val="both"/>
          </w:pPr>
        </w:pPrChange>
      </w:pPr>
      <w:r w:rsidRPr="002B7EBF">
        <w:rPr>
          <w:rFonts w:cstheme="minorHAnsi"/>
          <w:noProof/>
        </w:rPr>
        <w:drawing>
          <wp:inline distT="0" distB="0" distL="0" distR="0" wp14:anchorId="7078C61A" wp14:editId="6454C5B6">
            <wp:extent cx="4401164" cy="2038635"/>
            <wp:effectExtent l="0" t="0" r="0" b="0"/>
            <wp:docPr id="14192446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24651" name="Picture 1" descr="A screenshot of a computer program&#10;&#10;Description automatically generated"/>
                    <pic:cNvPicPr/>
                  </pic:nvPicPr>
                  <pic:blipFill>
                    <a:blip r:embed="rId19"/>
                    <a:stretch>
                      <a:fillRect/>
                    </a:stretch>
                  </pic:blipFill>
                  <pic:spPr>
                    <a:xfrm>
                      <a:off x="0" y="0"/>
                      <a:ext cx="4401164" cy="2038635"/>
                    </a:xfrm>
                    <a:prstGeom prst="rect">
                      <a:avLst/>
                    </a:prstGeom>
                  </pic:spPr>
                </pic:pic>
              </a:graphicData>
            </a:graphic>
          </wp:inline>
        </w:drawing>
      </w:r>
    </w:p>
    <w:p w14:paraId="26EA2E6C" w14:textId="00F29640" w:rsidR="00F239CC" w:rsidRPr="002B7EBF" w:rsidRDefault="000A3930" w:rsidP="000A3930">
      <w:pPr>
        <w:pStyle w:val="Caption"/>
        <w:jc w:val="both"/>
        <w:rPr>
          <w:rFonts w:cstheme="minorHAnsi"/>
        </w:rPr>
        <w:pPrChange w:id="154" w:author="Benjamin Roberts" w:date="2024-06-10T22:21:00Z" w16du:dateUtc="2024-06-10T21:21:00Z">
          <w:pPr>
            <w:jc w:val="both"/>
          </w:pPr>
        </w:pPrChange>
      </w:pPr>
      <w:ins w:id="155" w:author="Benjamin Roberts" w:date="2024-06-10T22:21:00Z" w16du:dateUtc="2024-06-10T21:21:00Z">
        <w:r>
          <w:t xml:space="preserve">Figure </w:t>
        </w:r>
        <w:r>
          <w:fldChar w:fldCharType="begin"/>
        </w:r>
        <w:r>
          <w:instrText xml:space="preserve"> SEQ Figure \* ARABIC </w:instrText>
        </w:r>
      </w:ins>
      <w:r>
        <w:fldChar w:fldCharType="separate"/>
      </w:r>
      <w:ins w:id="156" w:author="Benjamin Roberts" w:date="2024-06-10T22:27:00Z" w16du:dateUtc="2024-06-10T21:27:00Z">
        <w:r w:rsidR="00EB6911">
          <w:rPr>
            <w:noProof/>
          </w:rPr>
          <w:t>6</w:t>
        </w:r>
      </w:ins>
      <w:ins w:id="157" w:author="Benjamin Roberts" w:date="2024-06-10T22:21:00Z" w16du:dateUtc="2024-06-10T21:21:00Z">
        <w:r>
          <w:fldChar w:fldCharType="end"/>
        </w:r>
        <w:r>
          <w:t xml:space="preserve"> - SQL Table use to log results history of the Java Program</w:t>
        </w:r>
      </w:ins>
    </w:p>
    <w:p w14:paraId="50AA7459" w14:textId="5CB368AC" w:rsidR="004B5105" w:rsidRPr="002B7EBF" w:rsidRDefault="004B5105" w:rsidP="000B04AE">
      <w:pPr>
        <w:pStyle w:val="Heading3"/>
        <w:jc w:val="both"/>
        <w:rPr>
          <w:rFonts w:asciiTheme="minorHAnsi" w:hAnsiTheme="minorHAnsi" w:cstheme="minorHAnsi"/>
        </w:rPr>
      </w:pPr>
      <w:r w:rsidRPr="002B7EBF">
        <w:rPr>
          <w:rFonts w:asciiTheme="minorHAnsi" w:hAnsiTheme="minorHAnsi" w:cstheme="minorHAnsi"/>
        </w:rPr>
        <w:t>Credentials</w:t>
      </w:r>
      <w:r w:rsidR="003972B3" w:rsidRPr="002B7EBF">
        <w:rPr>
          <w:rFonts w:asciiTheme="minorHAnsi" w:hAnsiTheme="minorHAnsi" w:cstheme="minorHAnsi"/>
        </w:rPr>
        <w:t xml:space="preserve"> within the Java program</w:t>
      </w:r>
    </w:p>
    <w:p w14:paraId="34B2F4FD" w14:textId="4AD42004" w:rsidR="003972B3" w:rsidRPr="002B7EBF" w:rsidRDefault="003972B3" w:rsidP="000B04AE">
      <w:pPr>
        <w:jc w:val="both"/>
        <w:rPr>
          <w:rFonts w:cstheme="minorHAnsi"/>
        </w:rPr>
      </w:pPr>
      <w:r w:rsidRPr="002B7EBF">
        <w:rPr>
          <w:rFonts w:cstheme="minorHAnsi"/>
        </w:rPr>
        <w:t xml:space="preserve">To avoid </w:t>
      </w:r>
      <w:r w:rsidR="009B3FFC" w:rsidRPr="002B7EBF">
        <w:rPr>
          <w:rFonts w:cstheme="minorHAnsi"/>
        </w:rPr>
        <w:t>hard coding</w:t>
      </w:r>
      <w:r w:rsidRPr="002B7EBF">
        <w:rPr>
          <w:rFonts w:cstheme="minorHAnsi"/>
        </w:rPr>
        <w:t xml:space="preserve"> these credentials within the program, a “.properties” file was created:</w:t>
      </w:r>
    </w:p>
    <w:p w14:paraId="6773D5C3" w14:textId="77777777" w:rsidR="003972B3" w:rsidRPr="002B7EBF" w:rsidRDefault="003972B3" w:rsidP="000B04AE">
      <w:pPr>
        <w:jc w:val="both"/>
        <w:rPr>
          <w:rFonts w:cstheme="minorHAnsi"/>
        </w:rPr>
      </w:pPr>
      <w:r w:rsidRPr="002B7EBF">
        <w:rPr>
          <w:rFonts w:cstheme="minorHAnsi"/>
          <w:noProof/>
        </w:rPr>
        <w:drawing>
          <wp:inline distT="0" distB="0" distL="0" distR="0" wp14:anchorId="4A10431B" wp14:editId="73CF55B8">
            <wp:extent cx="6021238" cy="1631113"/>
            <wp:effectExtent l="0" t="0" r="0" b="7620"/>
            <wp:docPr id="1480122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2946" name="Picture 1" descr="A screenshot of a computer&#10;&#10;Description automatically generated"/>
                    <pic:cNvPicPr/>
                  </pic:nvPicPr>
                  <pic:blipFill>
                    <a:blip r:embed="rId20"/>
                    <a:stretch>
                      <a:fillRect/>
                    </a:stretch>
                  </pic:blipFill>
                  <pic:spPr>
                    <a:xfrm>
                      <a:off x="0" y="0"/>
                      <a:ext cx="6033571" cy="1634454"/>
                    </a:xfrm>
                    <a:prstGeom prst="rect">
                      <a:avLst/>
                    </a:prstGeom>
                  </pic:spPr>
                </pic:pic>
              </a:graphicData>
            </a:graphic>
          </wp:inline>
        </w:drawing>
      </w:r>
      <w:r w:rsidRPr="002B7EBF">
        <w:rPr>
          <w:rFonts w:cstheme="minorHAnsi"/>
        </w:rPr>
        <w:t xml:space="preserve"> </w:t>
      </w:r>
    </w:p>
    <w:p w14:paraId="48FE8B8D" w14:textId="222FBCAA" w:rsidR="003972B3" w:rsidRPr="002B7EBF" w:rsidRDefault="003972B3" w:rsidP="000B04AE">
      <w:pPr>
        <w:jc w:val="both"/>
        <w:rPr>
          <w:rFonts w:cstheme="minorHAnsi"/>
        </w:rPr>
      </w:pPr>
      <w:r w:rsidRPr="002B7EBF">
        <w:rPr>
          <w:rFonts w:cstheme="minorHAnsi"/>
          <w:noProof/>
        </w:rPr>
        <w:drawing>
          <wp:inline distT="0" distB="0" distL="0" distR="0" wp14:anchorId="1C6596E8" wp14:editId="465AFEB9">
            <wp:extent cx="6029864" cy="835977"/>
            <wp:effectExtent l="0" t="0" r="0" b="2540"/>
            <wp:docPr id="1838235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3560" name="Picture 1" descr="A screen shot of a computer&#10;&#10;Description automatically generated"/>
                    <pic:cNvPicPr/>
                  </pic:nvPicPr>
                  <pic:blipFill>
                    <a:blip r:embed="rId21"/>
                    <a:stretch>
                      <a:fillRect/>
                    </a:stretch>
                  </pic:blipFill>
                  <pic:spPr>
                    <a:xfrm>
                      <a:off x="0" y="0"/>
                      <a:ext cx="6046640" cy="838303"/>
                    </a:xfrm>
                    <a:prstGeom prst="rect">
                      <a:avLst/>
                    </a:prstGeom>
                  </pic:spPr>
                </pic:pic>
              </a:graphicData>
            </a:graphic>
          </wp:inline>
        </w:drawing>
      </w:r>
    </w:p>
    <w:p w14:paraId="19952940" w14:textId="31D995B2" w:rsidR="003972B3" w:rsidRPr="002B7EBF" w:rsidRDefault="003972B3" w:rsidP="000A3930">
      <w:pPr>
        <w:keepNext/>
        <w:jc w:val="both"/>
        <w:rPr>
          <w:rFonts w:cstheme="minorHAnsi"/>
          <w:b/>
          <w:bCs/>
        </w:rPr>
        <w:pPrChange w:id="158" w:author="Benjamin Roberts" w:date="2024-06-10T22:22:00Z" w16du:dateUtc="2024-06-10T21:22:00Z">
          <w:pPr>
            <w:jc w:val="both"/>
          </w:pPr>
        </w:pPrChange>
      </w:pPr>
      <w:del w:id="159" w:author="Benjamin Roberts" w:date="2024-06-10T22:22:00Z" w16du:dateUtc="2024-06-10T21:22:00Z">
        <w:r w:rsidRPr="002B7EBF" w:rsidDel="000A3930">
          <w:rPr>
            <w:rFonts w:cstheme="minorHAnsi"/>
            <w:b/>
            <w:bCs/>
          </w:rPr>
          <w:delText xml:space="preserve">Figure: Properties file with the </w:delText>
        </w:r>
        <w:r w:rsidR="000B04AE" w:rsidRPr="002B7EBF" w:rsidDel="000A3930">
          <w:rPr>
            <w:rFonts w:cstheme="minorHAnsi"/>
            <w:b/>
            <w:bCs/>
          </w:rPr>
          <w:delText>credentials</w:delText>
        </w:r>
        <w:r w:rsidRPr="002B7EBF" w:rsidDel="000A3930">
          <w:rPr>
            <w:rFonts w:cstheme="minorHAnsi"/>
            <w:b/>
            <w:bCs/>
          </w:rPr>
          <w:delText xml:space="preserve"> stored in Key-Value pairs</w:delText>
        </w:r>
        <w:r w:rsidR="000B04AE" w:rsidRPr="002B7EBF" w:rsidDel="000A3930">
          <w:rPr>
            <w:rFonts w:cstheme="minorHAnsi"/>
            <w:b/>
            <w:bCs/>
          </w:rPr>
          <w:delText>, with sensitive information redacted</w:delText>
        </w:r>
      </w:del>
    </w:p>
    <w:p w14:paraId="21B0ED62" w14:textId="78B74F14" w:rsidR="000A3930" w:rsidRDefault="000A3930" w:rsidP="000A3930">
      <w:pPr>
        <w:pStyle w:val="Caption"/>
        <w:jc w:val="both"/>
        <w:rPr>
          <w:ins w:id="160" w:author="Benjamin Roberts" w:date="2024-06-10T22:22:00Z" w16du:dateUtc="2024-06-10T21:22:00Z"/>
        </w:rPr>
        <w:pPrChange w:id="161" w:author="Benjamin Roberts" w:date="2024-06-10T22:22:00Z" w16du:dateUtc="2024-06-10T21:22:00Z">
          <w:pPr>
            <w:pStyle w:val="Caption"/>
          </w:pPr>
        </w:pPrChange>
      </w:pPr>
      <w:ins w:id="162" w:author="Benjamin Roberts" w:date="2024-06-10T22:22:00Z" w16du:dateUtc="2024-06-10T21:22:00Z">
        <w:r>
          <w:t xml:space="preserve">Figure </w:t>
        </w:r>
        <w:r>
          <w:fldChar w:fldCharType="begin"/>
        </w:r>
        <w:r>
          <w:instrText xml:space="preserve"> SEQ Figure \* ARABIC </w:instrText>
        </w:r>
      </w:ins>
      <w:r>
        <w:fldChar w:fldCharType="separate"/>
      </w:r>
      <w:ins w:id="163" w:author="Benjamin Roberts" w:date="2024-06-10T22:27:00Z" w16du:dateUtc="2024-06-10T21:27:00Z">
        <w:r w:rsidR="00EB6911">
          <w:rPr>
            <w:noProof/>
          </w:rPr>
          <w:t>7</w:t>
        </w:r>
      </w:ins>
      <w:ins w:id="164" w:author="Benjamin Roberts" w:date="2024-06-10T22:22:00Z" w16du:dateUtc="2024-06-10T21:22:00Z">
        <w:r>
          <w:fldChar w:fldCharType="end"/>
        </w:r>
        <w:r>
          <w:t xml:space="preserve"> - </w:t>
        </w:r>
        <w:r w:rsidRPr="00E36EE1">
          <w:t>Properties file with the credentials stored in Key-Value pairs, with sensitive information redacted</w:t>
        </w:r>
      </w:ins>
    </w:p>
    <w:p w14:paraId="07B01C11" w14:textId="19C2D21C" w:rsidR="003972B3" w:rsidRPr="002B7EBF" w:rsidRDefault="000B04AE" w:rsidP="000B04AE">
      <w:pPr>
        <w:jc w:val="both"/>
        <w:rPr>
          <w:rFonts w:cstheme="minorHAnsi"/>
        </w:rPr>
      </w:pPr>
      <w:r w:rsidRPr="002B7EBF">
        <w:rPr>
          <w:rFonts w:cstheme="minorHAnsi"/>
        </w:rPr>
        <w:t>For security purposes, this properties file is not committed to the GitHub repository used for this project. It falls into a general rule to exclude all .properties files from the repository. This is done by adding a record to the “.gitignore” file, which tells Github files matching the names or expressions within should not be monitored. The *.properties line acts as a catch-all to filter out all properties files like this.</w:t>
      </w:r>
    </w:p>
    <w:p w14:paraId="6E7BC56C" w14:textId="77777777" w:rsidR="000A3930" w:rsidRDefault="000B04AE" w:rsidP="000A3930">
      <w:pPr>
        <w:keepNext/>
        <w:jc w:val="both"/>
        <w:rPr>
          <w:ins w:id="165" w:author="Benjamin Roberts" w:date="2024-06-10T22:22:00Z" w16du:dateUtc="2024-06-10T21:22:00Z"/>
        </w:rPr>
        <w:pPrChange w:id="166" w:author="Benjamin Roberts" w:date="2024-06-10T22:22:00Z" w16du:dateUtc="2024-06-10T21:22:00Z">
          <w:pPr>
            <w:jc w:val="both"/>
          </w:pPr>
        </w:pPrChange>
      </w:pPr>
      <w:r w:rsidRPr="002B7EBF">
        <w:rPr>
          <w:rFonts w:cstheme="minorHAnsi"/>
          <w:noProof/>
        </w:rPr>
        <w:lastRenderedPageBreak/>
        <w:drawing>
          <wp:inline distT="0" distB="0" distL="0" distR="0" wp14:anchorId="3DBD5230" wp14:editId="43433243">
            <wp:extent cx="6645910" cy="1527175"/>
            <wp:effectExtent l="0" t="0" r="2540" b="0"/>
            <wp:docPr id="20613938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3800" name="Picture 1" descr="A screen shot of a computer&#10;&#10;Description automatically generated"/>
                    <pic:cNvPicPr/>
                  </pic:nvPicPr>
                  <pic:blipFill>
                    <a:blip r:embed="rId22"/>
                    <a:stretch>
                      <a:fillRect/>
                    </a:stretch>
                  </pic:blipFill>
                  <pic:spPr>
                    <a:xfrm>
                      <a:off x="0" y="0"/>
                      <a:ext cx="6645910" cy="1527175"/>
                    </a:xfrm>
                    <a:prstGeom prst="rect">
                      <a:avLst/>
                    </a:prstGeom>
                  </pic:spPr>
                </pic:pic>
              </a:graphicData>
            </a:graphic>
          </wp:inline>
        </w:drawing>
      </w:r>
    </w:p>
    <w:p w14:paraId="220D98F7" w14:textId="681679D3" w:rsidR="000B04AE" w:rsidRPr="002B7EBF" w:rsidRDefault="000A3930" w:rsidP="000A3930">
      <w:pPr>
        <w:pStyle w:val="Caption"/>
        <w:jc w:val="both"/>
        <w:rPr>
          <w:rFonts w:cstheme="minorHAnsi"/>
        </w:rPr>
        <w:pPrChange w:id="167" w:author="Benjamin Roberts" w:date="2024-06-10T22:22:00Z" w16du:dateUtc="2024-06-10T21:22:00Z">
          <w:pPr>
            <w:jc w:val="both"/>
          </w:pPr>
        </w:pPrChange>
      </w:pPr>
      <w:ins w:id="168" w:author="Benjamin Roberts" w:date="2024-06-10T22:22:00Z" w16du:dateUtc="2024-06-10T21:22:00Z">
        <w:r>
          <w:t xml:space="preserve">Figure </w:t>
        </w:r>
        <w:r>
          <w:fldChar w:fldCharType="begin"/>
        </w:r>
        <w:r>
          <w:instrText xml:space="preserve"> SEQ Figure \* ARABIC </w:instrText>
        </w:r>
      </w:ins>
      <w:r>
        <w:fldChar w:fldCharType="separate"/>
      </w:r>
      <w:ins w:id="169" w:author="Benjamin Roberts" w:date="2024-06-10T22:27:00Z" w16du:dateUtc="2024-06-10T21:27:00Z">
        <w:r w:rsidR="00EB6911">
          <w:rPr>
            <w:noProof/>
          </w:rPr>
          <w:t>8</w:t>
        </w:r>
      </w:ins>
      <w:ins w:id="170" w:author="Benjamin Roberts" w:date="2024-06-10T22:22:00Z" w16du:dateUtc="2024-06-10T21:22:00Z">
        <w:r>
          <w:fldChar w:fldCharType="end"/>
        </w:r>
        <w:r>
          <w:t xml:space="preserve"> - </w:t>
        </w:r>
        <w:r w:rsidRPr="00E40CEB">
          <w:t>.gitignore file with a record to not include .properties files</w:t>
        </w:r>
      </w:ins>
    </w:p>
    <w:p w14:paraId="525AB495" w14:textId="186DBD96" w:rsidR="000B04AE" w:rsidRPr="002B7EBF" w:rsidDel="000A3930" w:rsidRDefault="000B04AE" w:rsidP="000B04AE">
      <w:pPr>
        <w:jc w:val="both"/>
        <w:rPr>
          <w:del w:id="171" w:author="Benjamin Roberts" w:date="2024-06-10T22:22:00Z" w16du:dateUtc="2024-06-10T21:22:00Z"/>
          <w:rFonts w:cstheme="minorHAnsi"/>
          <w:b/>
          <w:bCs/>
        </w:rPr>
      </w:pPr>
      <w:del w:id="172" w:author="Benjamin Roberts" w:date="2024-06-10T22:22:00Z" w16du:dateUtc="2024-06-10T21:22:00Z">
        <w:r w:rsidRPr="002B7EBF" w:rsidDel="000A3930">
          <w:rPr>
            <w:rFonts w:cstheme="minorHAnsi"/>
            <w:b/>
            <w:bCs/>
          </w:rPr>
          <w:delText>Figure: .gitignore file with a record to not include .properties files</w:delText>
        </w:r>
      </w:del>
    </w:p>
    <w:p w14:paraId="26F5A095" w14:textId="77777777" w:rsidR="003972B3" w:rsidRPr="002B7EBF" w:rsidRDefault="003972B3" w:rsidP="000B04AE">
      <w:pPr>
        <w:jc w:val="both"/>
        <w:rPr>
          <w:rFonts w:cstheme="minorHAnsi"/>
        </w:rPr>
      </w:pPr>
    </w:p>
    <w:p w14:paraId="785AF18C" w14:textId="77777777" w:rsidR="003972B3" w:rsidRPr="002B7EBF" w:rsidRDefault="003972B3" w:rsidP="000B04AE">
      <w:pPr>
        <w:jc w:val="both"/>
        <w:rPr>
          <w:rFonts w:cstheme="minorHAnsi"/>
        </w:rPr>
      </w:pPr>
    </w:p>
    <w:p w14:paraId="70FB4237" w14:textId="77777777" w:rsidR="003972B3" w:rsidRPr="002B7EBF" w:rsidRDefault="003972B3" w:rsidP="000B04AE">
      <w:pPr>
        <w:jc w:val="both"/>
        <w:rPr>
          <w:rFonts w:cstheme="minorHAnsi"/>
        </w:rPr>
      </w:pPr>
    </w:p>
    <w:p w14:paraId="112CB8BF" w14:textId="5FFF2A0D" w:rsidR="000B04AE" w:rsidRPr="002B7EBF" w:rsidRDefault="003972B3" w:rsidP="000B04AE">
      <w:pPr>
        <w:jc w:val="both"/>
        <w:rPr>
          <w:rFonts w:cstheme="minorHAnsi"/>
        </w:rPr>
      </w:pPr>
      <w:r w:rsidRPr="002B7EBF">
        <w:rPr>
          <w:rFonts w:cstheme="minorHAnsi"/>
        </w:rPr>
        <w:t xml:space="preserve">Java </w:t>
      </w:r>
      <w:r w:rsidR="000B04AE" w:rsidRPr="002B7EBF">
        <w:rPr>
          <w:rFonts w:cstheme="minorHAnsi"/>
        </w:rPr>
        <w:t>can</w:t>
      </w:r>
      <w:r w:rsidRPr="002B7EBF">
        <w:rPr>
          <w:rFonts w:cstheme="minorHAnsi"/>
        </w:rPr>
        <w:t xml:space="preserve"> read </w:t>
      </w:r>
      <w:r w:rsidR="000B04AE" w:rsidRPr="002B7EBF">
        <w:rPr>
          <w:rFonts w:cstheme="minorHAnsi"/>
        </w:rPr>
        <w:t xml:space="preserve">these files by the “key” names e.g. for this file, Java can reference “jdbcUser” within the program and extract the value. </w:t>
      </w:r>
      <w:commentRangeStart w:id="173"/>
      <w:r w:rsidR="000B04AE" w:rsidRPr="002B7EBF">
        <w:rPr>
          <w:rFonts w:cstheme="minorHAnsi"/>
        </w:rPr>
        <w:t>The advantage</w:t>
      </w:r>
      <w:r w:rsidR="0061227A" w:rsidRPr="002B7EBF">
        <w:rPr>
          <w:rFonts w:cstheme="minorHAnsi"/>
        </w:rPr>
        <w:t>s</w:t>
      </w:r>
      <w:r w:rsidR="000B04AE" w:rsidRPr="002B7EBF">
        <w:rPr>
          <w:rFonts w:cstheme="minorHAnsi"/>
        </w:rPr>
        <w:t xml:space="preserve"> of this are</w:t>
      </w:r>
      <w:commentRangeEnd w:id="173"/>
      <w:r w:rsidR="00E7011A" w:rsidRPr="002B7EBF">
        <w:rPr>
          <w:rStyle w:val="CommentReference"/>
          <w:rFonts w:cstheme="minorHAnsi"/>
        </w:rPr>
        <w:commentReference w:id="173"/>
      </w:r>
      <w:r w:rsidR="000B04AE" w:rsidRPr="002B7EBF">
        <w:rPr>
          <w:rFonts w:cstheme="minorHAnsi"/>
        </w:rPr>
        <w:t>:</w:t>
      </w:r>
    </w:p>
    <w:p w14:paraId="4B49BAF8" w14:textId="4039B3D7" w:rsidR="000B04AE" w:rsidRPr="002B7EBF" w:rsidRDefault="000B04AE" w:rsidP="000B04AE">
      <w:pPr>
        <w:pStyle w:val="ListParagraph"/>
        <w:numPr>
          <w:ilvl w:val="0"/>
          <w:numId w:val="9"/>
        </w:numPr>
        <w:jc w:val="both"/>
        <w:rPr>
          <w:rFonts w:cstheme="minorHAnsi"/>
        </w:rPr>
      </w:pPr>
      <w:r w:rsidRPr="002B7EBF">
        <w:rPr>
          <w:rFonts w:cstheme="minorHAnsi"/>
        </w:rPr>
        <w:t>Credentials are not hard coded, making them easy to change</w:t>
      </w:r>
    </w:p>
    <w:p w14:paraId="6470A506" w14:textId="4F0FA526" w:rsidR="000B04AE" w:rsidRPr="002B7EBF" w:rsidRDefault="000B04AE" w:rsidP="000B04AE">
      <w:pPr>
        <w:pStyle w:val="ListParagraph"/>
        <w:numPr>
          <w:ilvl w:val="0"/>
          <w:numId w:val="9"/>
        </w:numPr>
        <w:jc w:val="both"/>
        <w:rPr>
          <w:rFonts w:cstheme="minorHAnsi"/>
        </w:rPr>
      </w:pPr>
      <w:r w:rsidRPr="002B7EBF">
        <w:rPr>
          <w:rFonts w:cstheme="minorHAnsi"/>
        </w:rPr>
        <w:t>They can be stored in files that are not tracked by Version Control software like Github.</w:t>
      </w:r>
    </w:p>
    <w:p w14:paraId="6FE4F1D9" w14:textId="53030022" w:rsidR="000B04AE" w:rsidRPr="002B7EBF" w:rsidRDefault="000B04AE" w:rsidP="000B04AE">
      <w:pPr>
        <w:jc w:val="both"/>
        <w:rPr>
          <w:rFonts w:cstheme="minorHAnsi"/>
        </w:rPr>
      </w:pPr>
      <w:r w:rsidRPr="002B7EBF">
        <w:rPr>
          <w:rFonts w:cstheme="minorHAnsi"/>
        </w:rPr>
        <w:t>Below is code showing how this is implemented in the program:</w:t>
      </w:r>
    </w:p>
    <w:p w14:paraId="4F7B03DA" w14:textId="77777777" w:rsidR="000A3930" w:rsidRDefault="003972B3" w:rsidP="000A3930">
      <w:pPr>
        <w:keepNext/>
        <w:jc w:val="both"/>
        <w:rPr>
          <w:ins w:id="174" w:author="Benjamin Roberts" w:date="2024-06-10T22:22:00Z" w16du:dateUtc="2024-06-10T21:22:00Z"/>
        </w:rPr>
        <w:pPrChange w:id="175" w:author="Benjamin Roberts" w:date="2024-06-10T22:22:00Z" w16du:dateUtc="2024-06-10T21:22:00Z">
          <w:pPr>
            <w:jc w:val="both"/>
          </w:pPr>
        </w:pPrChange>
      </w:pPr>
      <w:r w:rsidRPr="002B7EBF">
        <w:rPr>
          <w:rFonts w:cstheme="minorHAnsi"/>
          <w:noProof/>
        </w:rPr>
        <w:lastRenderedPageBreak/>
        <w:drawing>
          <wp:inline distT="0" distB="0" distL="0" distR="0" wp14:anchorId="2305E702" wp14:editId="41D98F3B">
            <wp:extent cx="6645910" cy="5310505"/>
            <wp:effectExtent l="0" t="0" r="2540" b="4445"/>
            <wp:docPr id="2051909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0960" name="Picture 1" descr="A screen shot of a computer program&#10;&#10;Description automatically generated"/>
                    <pic:cNvPicPr/>
                  </pic:nvPicPr>
                  <pic:blipFill>
                    <a:blip r:embed="rId23"/>
                    <a:stretch>
                      <a:fillRect/>
                    </a:stretch>
                  </pic:blipFill>
                  <pic:spPr>
                    <a:xfrm>
                      <a:off x="0" y="0"/>
                      <a:ext cx="6645910" cy="5310505"/>
                    </a:xfrm>
                    <a:prstGeom prst="rect">
                      <a:avLst/>
                    </a:prstGeom>
                  </pic:spPr>
                </pic:pic>
              </a:graphicData>
            </a:graphic>
          </wp:inline>
        </w:drawing>
      </w:r>
    </w:p>
    <w:p w14:paraId="2B97BAA4" w14:textId="2E49D18D" w:rsidR="003972B3" w:rsidRPr="002B7EBF" w:rsidRDefault="000A3930" w:rsidP="000A3930">
      <w:pPr>
        <w:pStyle w:val="Caption"/>
        <w:jc w:val="both"/>
        <w:rPr>
          <w:rFonts w:cstheme="minorHAnsi"/>
        </w:rPr>
        <w:pPrChange w:id="176" w:author="Benjamin Roberts" w:date="2024-06-10T22:22:00Z" w16du:dateUtc="2024-06-10T21:22:00Z">
          <w:pPr>
            <w:jc w:val="both"/>
          </w:pPr>
        </w:pPrChange>
      </w:pPr>
      <w:ins w:id="177" w:author="Benjamin Roberts" w:date="2024-06-10T22:22:00Z" w16du:dateUtc="2024-06-10T21:22:00Z">
        <w:r>
          <w:t xml:space="preserve">Figure </w:t>
        </w:r>
        <w:r>
          <w:fldChar w:fldCharType="begin"/>
        </w:r>
        <w:r>
          <w:instrText xml:space="preserve"> SEQ Figure \* ARABIC </w:instrText>
        </w:r>
      </w:ins>
      <w:r>
        <w:fldChar w:fldCharType="separate"/>
      </w:r>
      <w:ins w:id="178" w:author="Benjamin Roberts" w:date="2024-06-10T22:27:00Z" w16du:dateUtc="2024-06-10T21:27:00Z">
        <w:r w:rsidR="00EB6911">
          <w:rPr>
            <w:noProof/>
          </w:rPr>
          <w:t>9</w:t>
        </w:r>
      </w:ins>
      <w:ins w:id="179" w:author="Benjamin Roberts" w:date="2024-06-10T22:22:00Z" w16du:dateUtc="2024-06-10T21:22:00Z">
        <w:r>
          <w:fldChar w:fldCharType="end"/>
        </w:r>
        <w:r>
          <w:t xml:space="preserve"> - </w:t>
        </w:r>
        <w:r w:rsidRPr="00C22961">
          <w:t>Implementation of Java reading from an external file to set variables</w:t>
        </w:r>
      </w:ins>
    </w:p>
    <w:p w14:paraId="7FFF8689" w14:textId="3DE0B1B5" w:rsidR="000B04AE" w:rsidRPr="002B7EBF" w:rsidDel="000A3930" w:rsidRDefault="003972B3" w:rsidP="000B04AE">
      <w:pPr>
        <w:jc w:val="both"/>
        <w:rPr>
          <w:del w:id="180" w:author="Benjamin Roberts" w:date="2024-06-10T22:22:00Z" w16du:dateUtc="2024-06-10T21:22:00Z"/>
          <w:rFonts w:cstheme="minorHAnsi"/>
          <w:b/>
          <w:bCs/>
        </w:rPr>
      </w:pPr>
      <w:del w:id="181" w:author="Benjamin Roberts" w:date="2024-06-10T22:22:00Z" w16du:dateUtc="2024-06-10T21:22:00Z">
        <w:r w:rsidRPr="002B7EBF" w:rsidDel="000A3930">
          <w:rPr>
            <w:rFonts w:cstheme="minorHAnsi"/>
          </w:rPr>
          <w:delText xml:space="preserve"> </w:delText>
        </w:r>
        <w:r w:rsidR="002D2830" w:rsidRPr="002B7EBF" w:rsidDel="000A3930">
          <w:rPr>
            <w:rFonts w:cstheme="minorHAnsi"/>
            <w:b/>
            <w:bCs/>
          </w:rPr>
          <w:delText>Figure: Implementation of Java reading from an external file to set variables</w:delText>
        </w:r>
      </w:del>
    </w:p>
    <w:p w14:paraId="42770B14" w14:textId="23222841" w:rsidR="00F239CC" w:rsidRPr="002B7EBF" w:rsidRDefault="000B04AE" w:rsidP="000B04AE">
      <w:pPr>
        <w:jc w:val="both"/>
        <w:rPr>
          <w:rFonts w:cstheme="minorHAnsi"/>
        </w:rPr>
      </w:pPr>
      <w:r w:rsidRPr="002B7EBF">
        <w:rPr>
          <w:rFonts w:cstheme="minorHAnsi"/>
        </w:rPr>
        <w:t xml:space="preserve">The try-catch logic is used to catch scenarios where the config properties filed cannot </w:t>
      </w:r>
      <w:commentRangeStart w:id="182"/>
      <w:r w:rsidRPr="002B7EBF">
        <w:rPr>
          <w:rFonts w:cstheme="minorHAnsi"/>
        </w:rPr>
        <w:t>be f</w:t>
      </w:r>
      <w:r w:rsidR="0061227A" w:rsidRPr="002B7EBF">
        <w:rPr>
          <w:rFonts w:cstheme="minorHAnsi"/>
        </w:rPr>
        <w:t>ound</w:t>
      </w:r>
      <w:r w:rsidRPr="002B7EBF">
        <w:rPr>
          <w:rFonts w:cstheme="minorHAnsi"/>
        </w:rPr>
        <w:t xml:space="preserve">. </w:t>
      </w:r>
      <w:commentRangeEnd w:id="182"/>
      <w:r w:rsidR="00E7011A" w:rsidRPr="002B7EBF">
        <w:rPr>
          <w:rStyle w:val="CommentReference"/>
          <w:rFonts w:cstheme="minorHAnsi"/>
        </w:rPr>
        <w:commentReference w:id="182"/>
      </w:r>
      <w:r w:rsidRPr="002B7EBF">
        <w:rPr>
          <w:rFonts w:cstheme="minorHAnsi"/>
        </w:rPr>
        <w:t xml:space="preserve">Without this, the program can’t run. To avoid any unnecessary behaviour if this occurs, the “System.Exit” method is used to terminate the program immediately. </w:t>
      </w:r>
      <w:r w:rsidR="00F239CC" w:rsidRPr="002B7EBF">
        <w:rPr>
          <w:rFonts w:cstheme="minorHAnsi"/>
        </w:rPr>
        <w:br w:type="page"/>
      </w:r>
    </w:p>
    <w:p w14:paraId="2744170B" w14:textId="2F21E5BB" w:rsidR="00C879BE" w:rsidRPr="002B7EBF" w:rsidRDefault="00C879BE" w:rsidP="00BF1A1F">
      <w:pPr>
        <w:pStyle w:val="Heading1"/>
        <w:rPr>
          <w:rFonts w:asciiTheme="minorHAnsi" w:hAnsiTheme="minorHAnsi" w:cstheme="minorHAnsi"/>
        </w:rPr>
      </w:pPr>
      <w:r w:rsidRPr="002B7EBF">
        <w:rPr>
          <w:rFonts w:asciiTheme="minorHAnsi" w:hAnsiTheme="minorHAnsi" w:cstheme="minorHAnsi"/>
        </w:rPr>
        <w:lastRenderedPageBreak/>
        <w:t>Development</w:t>
      </w:r>
      <w:bookmarkEnd w:id="106"/>
      <w:r w:rsidR="00F239CC" w:rsidRPr="002B7EBF">
        <w:rPr>
          <w:rFonts w:asciiTheme="minorHAnsi" w:hAnsiTheme="minorHAnsi" w:cstheme="minorHAnsi"/>
        </w:rPr>
        <w:t xml:space="preserve"> -Java</w:t>
      </w:r>
    </w:p>
    <w:p w14:paraId="57B78378" w14:textId="6E00943F" w:rsidR="002854B4" w:rsidRPr="002B7EBF" w:rsidRDefault="002854B4" w:rsidP="0047236D">
      <w:pPr>
        <w:pStyle w:val="Heading2"/>
        <w:rPr>
          <w:rFonts w:asciiTheme="minorHAnsi" w:hAnsiTheme="minorHAnsi" w:cstheme="minorHAnsi"/>
        </w:rPr>
      </w:pPr>
      <w:bookmarkStart w:id="183" w:name="_Toc168487600"/>
      <w:r w:rsidRPr="002B7EBF">
        <w:rPr>
          <w:rFonts w:asciiTheme="minorHAnsi" w:hAnsiTheme="minorHAnsi" w:cstheme="minorHAnsi"/>
        </w:rPr>
        <w:t>User Input</w:t>
      </w:r>
      <w:bookmarkEnd w:id="183"/>
    </w:p>
    <w:p w14:paraId="2083DCAB" w14:textId="046E97DA" w:rsidR="002854B4" w:rsidRPr="002B7EBF" w:rsidRDefault="002854B4" w:rsidP="002854B4">
      <w:pPr>
        <w:rPr>
          <w:rFonts w:cstheme="minorHAnsi"/>
        </w:rPr>
      </w:pPr>
      <w:r w:rsidRPr="002B7EBF">
        <w:rPr>
          <w:rFonts w:cstheme="minorHAnsi"/>
        </w:rPr>
        <w:t>The Java Scanner class was used to prompt the user for input. Defined below is a class called “UserInput” which has been written to group all methods related to capturing user input together:</w:t>
      </w:r>
    </w:p>
    <w:p w14:paraId="2E0C7537" w14:textId="77777777" w:rsidR="000A3930" w:rsidRDefault="002854B4" w:rsidP="000A3930">
      <w:pPr>
        <w:keepNext/>
        <w:rPr>
          <w:ins w:id="184" w:author="Benjamin Roberts" w:date="2024-06-10T22:22:00Z" w16du:dateUtc="2024-06-10T21:22:00Z"/>
        </w:rPr>
        <w:pPrChange w:id="185" w:author="Benjamin Roberts" w:date="2024-06-10T22:22:00Z" w16du:dateUtc="2024-06-10T21:22:00Z">
          <w:pPr/>
        </w:pPrChange>
      </w:pPr>
      <w:r w:rsidRPr="002B7EBF">
        <w:rPr>
          <w:rFonts w:cstheme="minorHAnsi"/>
          <w:noProof/>
        </w:rPr>
        <w:drawing>
          <wp:inline distT="0" distB="0" distL="0" distR="0" wp14:anchorId="576CFD97" wp14:editId="6AEE081F">
            <wp:extent cx="5089585" cy="2078464"/>
            <wp:effectExtent l="0" t="0" r="0" b="0"/>
            <wp:docPr id="189433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3158" name="Picture 1" descr="A screenshot of a computer program&#10;&#10;Description automatically generated"/>
                    <pic:cNvPicPr/>
                  </pic:nvPicPr>
                  <pic:blipFill>
                    <a:blip r:embed="rId24"/>
                    <a:stretch>
                      <a:fillRect/>
                    </a:stretch>
                  </pic:blipFill>
                  <pic:spPr>
                    <a:xfrm>
                      <a:off x="0" y="0"/>
                      <a:ext cx="5100282" cy="2082832"/>
                    </a:xfrm>
                    <a:prstGeom prst="rect">
                      <a:avLst/>
                    </a:prstGeom>
                  </pic:spPr>
                </pic:pic>
              </a:graphicData>
            </a:graphic>
          </wp:inline>
        </w:drawing>
      </w:r>
    </w:p>
    <w:p w14:paraId="1AE5916F" w14:textId="3D8A8CCC" w:rsidR="002854B4" w:rsidRPr="002B7EBF" w:rsidRDefault="000A3930" w:rsidP="000A3930">
      <w:pPr>
        <w:pStyle w:val="Caption"/>
        <w:rPr>
          <w:rFonts w:cstheme="minorHAnsi"/>
        </w:rPr>
        <w:pPrChange w:id="186" w:author="Benjamin Roberts" w:date="2024-06-10T22:22:00Z" w16du:dateUtc="2024-06-10T21:22:00Z">
          <w:pPr/>
        </w:pPrChange>
      </w:pPr>
      <w:ins w:id="187" w:author="Benjamin Roberts" w:date="2024-06-10T22:22:00Z" w16du:dateUtc="2024-06-10T21:22:00Z">
        <w:r>
          <w:t xml:space="preserve">Figure </w:t>
        </w:r>
        <w:r>
          <w:fldChar w:fldCharType="begin"/>
        </w:r>
        <w:r>
          <w:instrText xml:space="preserve"> SEQ Figure \* ARABIC </w:instrText>
        </w:r>
      </w:ins>
      <w:r>
        <w:fldChar w:fldCharType="separate"/>
      </w:r>
      <w:ins w:id="188" w:author="Benjamin Roberts" w:date="2024-06-10T22:27:00Z" w16du:dateUtc="2024-06-10T21:27:00Z">
        <w:r w:rsidR="00EB6911">
          <w:rPr>
            <w:noProof/>
          </w:rPr>
          <w:t>10</w:t>
        </w:r>
      </w:ins>
      <w:ins w:id="189" w:author="Benjamin Roberts" w:date="2024-06-10T22:22:00Z" w16du:dateUtc="2024-06-10T21:22:00Z">
        <w:r>
          <w:fldChar w:fldCharType="end"/>
        </w:r>
        <w:r>
          <w:t xml:space="preserve"> - </w:t>
        </w:r>
        <w:r w:rsidRPr="005815C5">
          <w:t>Code used to define the “UserInput” class, importing the necessary Scanner class &amp; defining</w:t>
        </w:r>
      </w:ins>
    </w:p>
    <w:p w14:paraId="361852F4" w14:textId="6007C009" w:rsidR="002854B4" w:rsidRPr="002B7EBF" w:rsidDel="000A3930" w:rsidRDefault="002854B4" w:rsidP="002854B4">
      <w:pPr>
        <w:rPr>
          <w:del w:id="190" w:author="Benjamin Roberts" w:date="2024-06-10T22:23:00Z" w16du:dateUtc="2024-06-10T21:23:00Z"/>
          <w:rFonts w:cstheme="minorHAnsi"/>
        </w:rPr>
      </w:pPr>
      <w:del w:id="191" w:author="Benjamin Roberts" w:date="2024-06-10T22:23:00Z" w16du:dateUtc="2024-06-10T21:23:00Z">
        <w:r w:rsidRPr="002B7EBF" w:rsidDel="000A3930">
          <w:rPr>
            <w:rFonts w:cstheme="minorHAnsi"/>
            <w:b/>
            <w:bCs/>
          </w:rPr>
          <w:delText>Figure</w:delText>
        </w:r>
        <w:r w:rsidRPr="002B7EBF" w:rsidDel="000A3930">
          <w:rPr>
            <w:rFonts w:cstheme="minorHAnsi"/>
          </w:rPr>
          <w:delText>: Code used to define the “UserInput” class, importing the necessary Scanner class &amp; defining</w:delText>
        </w:r>
      </w:del>
    </w:p>
    <w:p w14:paraId="6B465D50" w14:textId="2618FCD6" w:rsidR="002854B4" w:rsidRPr="002B7EBF" w:rsidRDefault="002854B4" w:rsidP="002854B4">
      <w:pPr>
        <w:rPr>
          <w:rFonts w:cstheme="minorHAnsi"/>
        </w:rPr>
      </w:pPr>
      <w:r w:rsidRPr="002B7EBF">
        <w:rPr>
          <w:rFonts w:cstheme="minorHAnsi"/>
        </w:rPr>
        <w:t>Upon running the program, the user will be asked a series of questions:</w:t>
      </w:r>
    </w:p>
    <w:p w14:paraId="02D2B9E5" w14:textId="56996EB3" w:rsidR="002854B4" w:rsidRPr="002B7EBF" w:rsidRDefault="002854B4" w:rsidP="002854B4">
      <w:pPr>
        <w:pStyle w:val="ListParagraph"/>
        <w:numPr>
          <w:ilvl w:val="0"/>
          <w:numId w:val="10"/>
        </w:numPr>
        <w:rPr>
          <w:rFonts w:cstheme="minorHAnsi"/>
        </w:rPr>
      </w:pPr>
      <w:r w:rsidRPr="002B7EBF">
        <w:rPr>
          <w:rFonts w:cstheme="minorHAnsi"/>
        </w:rPr>
        <w:t>Their Forename</w:t>
      </w:r>
    </w:p>
    <w:p w14:paraId="68B2D6A4" w14:textId="5396E103" w:rsidR="002854B4" w:rsidRPr="002B7EBF" w:rsidRDefault="002854B4" w:rsidP="002854B4">
      <w:pPr>
        <w:pStyle w:val="ListParagraph"/>
        <w:numPr>
          <w:ilvl w:val="0"/>
          <w:numId w:val="10"/>
        </w:numPr>
        <w:rPr>
          <w:rFonts w:cstheme="minorHAnsi"/>
        </w:rPr>
      </w:pPr>
      <w:r w:rsidRPr="002B7EBF">
        <w:rPr>
          <w:rFonts w:cstheme="minorHAnsi"/>
        </w:rPr>
        <w:t>Surname</w:t>
      </w:r>
    </w:p>
    <w:p w14:paraId="63DDA1F5" w14:textId="77777777" w:rsidR="004B5699" w:rsidRPr="002B7EBF" w:rsidRDefault="002854B4" w:rsidP="002854B4">
      <w:pPr>
        <w:pStyle w:val="ListParagraph"/>
        <w:numPr>
          <w:ilvl w:val="0"/>
          <w:numId w:val="10"/>
        </w:numPr>
        <w:rPr>
          <w:rFonts w:cstheme="minorHAnsi"/>
        </w:rPr>
      </w:pPr>
      <w:r w:rsidRPr="002B7EBF">
        <w:rPr>
          <w:rFonts w:cstheme="minorHAnsi"/>
        </w:rPr>
        <w:t xml:space="preserve">The ResidentialStatus and their EmploymentStatus, presented as a menu. </w:t>
      </w:r>
    </w:p>
    <w:p w14:paraId="300F7DB2" w14:textId="0450F62B" w:rsidR="00F239CC" w:rsidRPr="002B7EBF" w:rsidRDefault="00024C4D">
      <w:pPr>
        <w:rPr>
          <w:rFonts w:cstheme="minorHAnsi"/>
        </w:rPr>
      </w:pPr>
      <w:r w:rsidRPr="002B7EBF">
        <w:rPr>
          <w:rFonts w:cstheme="minorHAnsi"/>
        </w:rPr>
        <w:t>Console</w:t>
      </w:r>
      <w:r w:rsidR="00F239CC" w:rsidRPr="002B7EBF">
        <w:rPr>
          <w:rFonts w:cstheme="minorHAnsi"/>
        </w:rPr>
        <w:t xml:space="preserve"> output for this is below:</w:t>
      </w:r>
    </w:p>
    <w:p w14:paraId="03AB6E37" w14:textId="77777777" w:rsidR="000A3930" w:rsidRDefault="00F239CC" w:rsidP="000A3930">
      <w:pPr>
        <w:keepNext/>
        <w:rPr>
          <w:ins w:id="192" w:author="Benjamin Roberts" w:date="2024-06-10T22:23:00Z" w16du:dateUtc="2024-06-10T21:23:00Z"/>
        </w:rPr>
        <w:pPrChange w:id="193" w:author="Benjamin Roberts" w:date="2024-06-10T22:23:00Z" w16du:dateUtc="2024-06-10T21:23:00Z">
          <w:pPr/>
        </w:pPrChange>
      </w:pPr>
      <w:r w:rsidRPr="002B7EBF">
        <w:rPr>
          <w:rFonts w:cstheme="minorHAnsi"/>
          <w:noProof/>
        </w:rPr>
        <w:drawing>
          <wp:inline distT="0" distB="0" distL="0" distR="0" wp14:anchorId="0F9209CD" wp14:editId="53BEA48F">
            <wp:extent cx="3338423" cy="3429265"/>
            <wp:effectExtent l="0" t="0" r="0" b="0"/>
            <wp:docPr id="893991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91957" name="Picture 1" descr="A screenshot of a computer&#10;&#10;Description automatically generated"/>
                    <pic:cNvPicPr/>
                  </pic:nvPicPr>
                  <pic:blipFill>
                    <a:blip r:embed="rId25"/>
                    <a:stretch>
                      <a:fillRect/>
                    </a:stretch>
                  </pic:blipFill>
                  <pic:spPr>
                    <a:xfrm>
                      <a:off x="0" y="0"/>
                      <a:ext cx="3345395" cy="3436427"/>
                    </a:xfrm>
                    <a:prstGeom prst="rect">
                      <a:avLst/>
                    </a:prstGeom>
                  </pic:spPr>
                </pic:pic>
              </a:graphicData>
            </a:graphic>
          </wp:inline>
        </w:drawing>
      </w:r>
    </w:p>
    <w:p w14:paraId="38281C19" w14:textId="48FD258F" w:rsidR="00F239CC" w:rsidRPr="002B7EBF" w:rsidRDefault="000A3930" w:rsidP="000A3930">
      <w:pPr>
        <w:pStyle w:val="Caption"/>
        <w:rPr>
          <w:rFonts w:cstheme="minorHAnsi"/>
        </w:rPr>
        <w:pPrChange w:id="194" w:author="Benjamin Roberts" w:date="2024-06-10T22:23:00Z" w16du:dateUtc="2024-06-10T21:23:00Z">
          <w:pPr/>
        </w:pPrChange>
      </w:pPr>
      <w:ins w:id="195" w:author="Benjamin Roberts" w:date="2024-06-10T22:23:00Z" w16du:dateUtc="2024-06-10T21:23:00Z">
        <w:r>
          <w:t xml:space="preserve">Figure </w:t>
        </w:r>
        <w:r>
          <w:fldChar w:fldCharType="begin"/>
        </w:r>
        <w:r>
          <w:instrText xml:space="preserve"> SEQ Figure \* ARABIC </w:instrText>
        </w:r>
      </w:ins>
      <w:r>
        <w:fldChar w:fldCharType="separate"/>
      </w:r>
      <w:ins w:id="196" w:author="Benjamin Roberts" w:date="2024-06-10T22:27:00Z" w16du:dateUtc="2024-06-10T21:27:00Z">
        <w:r w:rsidR="00EB6911">
          <w:rPr>
            <w:noProof/>
          </w:rPr>
          <w:t>11</w:t>
        </w:r>
      </w:ins>
      <w:ins w:id="197" w:author="Benjamin Roberts" w:date="2024-06-10T22:23:00Z" w16du:dateUtc="2024-06-10T21:23:00Z">
        <w:r>
          <w:fldChar w:fldCharType="end"/>
        </w:r>
        <w:r>
          <w:t xml:space="preserve"> - </w:t>
        </w:r>
        <w:r w:rsidRPr="00F71790">
          <w:t>Java Console showing the Scanner Class in use to capture user input</w:t>
        </w:r>
      </w:ins>
    </w:p>
    <w:p w14:paraId="24DFED5D" w14:textId="27746218" w:rsidR="004B5699" w:rsidRPr="002B7EBF" w:rsidRDefault="00F239CC">
      <w:pPr>
        <w:rPr>
          <w:rFonts w:cstheme="minorHAnsi"/>
          <w:b/>
          <w:bCs/>
        </w:rPr>
      </w:pPr>
      <w:del w:id="198" w:author="Benjamin Roberts" w:date="2024-06-10T22:23:00Z" w16du:dateUtc="2024-06-10T21:23:00Z">
        <w:r w:rsidRPr="002B7EBF" w:rsidDel="000A3930">
          <w:rPr>
            <w:rFonts w:cstheme="minorHAnsi"/>
            <w:b/>
            <w:bCs/>
          </w:rPr>
          <w:delText>Figure: Java Console showing the Scanner Class in use to capture user input</w:delText>
        </w:r>
      </w:del>
      <w:r w:rsidR="004B5699" w:rsidRPr="002B7EBF">
        <w:rPr>
          <w:rFonts w:cstheme="minorHAnsi"/>
          <w:b/>
          <w:bCs/>
        </w:rPr>
        <w:br w:type="page"/>
      </w:r>
    </w:p>
    <w:p w14:paraId="6AD17032" w14:textId="096D48F7" w:rsidR="00F239CC" w:rsidRPr="002B7EBF" w:rsidRDefault="00F239CC">
      <w:pPr>
        <w:rPr>
          <w:rFonts w:cstheme="minorHAnsi"/>
        </w:rPr>
      </w:pPr>
    </w:p>
    <w:p w14:paraId="4D483C7A" w14:textId="7A9A8EEE" w:rsidR="002854B4" w:rsidRPr="002B7EBF" w:rsidRDefault="002854B4" w:rsidP="004B5699">
      <w:pPr>
        <w:rPr>
          <w:rFonts w:cstheme="minorHAnsi"/>
        </w:rPr>
      </w:pPr>
      <w:r w:rsidRPr="002B7EBF">
        <w:rPr>
          <w:rFonts w:cstheme="minorHAnsi"/>
        </w:rPr>
        <w:t xml:space="preserve">An example of the code </w:t>
      </w:r>
      <w:r w:rsidR="00F239CC" w:rsidRPr="002B7EBF">
        <w:rPr>
          <w:rFonts w:cstheme="minorHAnsi"/>
        </w:rPr>
        <w:t>that generates this console</w:t>
      </w:r>
      <w:r w:rsidR="00024C4D" w:rsidRPr="002B7EBF">
        <w:rPr>
          <w:rFonts w:cstheme="minorHAnsi"/>
        </w:rPr>
        <w:t xml:space="preserve"> </w:t>
      </w:r>
      <w:r w:rsidR="00F239CC" w:rsidRPr="002B7EBF">
        <w:rPr>
          <w:rFonts w:cstheme="minorHAnsi"/>
        </w:rPr>
        <w:t>output</w:t>
      </w:r>
      <w:r w:rsidRPr="002B7EBF">
        <w:rPr>
          <w:rFonts w:cstheme="minorHAnsi"/>
        </w:rPr>
        <w:t xml:space="preserve"> is annotated below:</w:t>
      </w:r>
    </w:p>
    <w:p w14:paraId="2A421CD0" w14:textId="77777777" w:rsidR="000A3930" w:rsidRDefault="002854B4" w:rsidP="000A3930">
      <w:pPr>
        <w:keepNext/>
        <w:rPr>
          <w:ins w:id="199" w:author="Benjamin Roberts" w:date="2024-06-10T22:23:00Z" w16du:dateUtc="2024-06-10T21:23:00Z"/>
        </w:rPr>
        <w:pPrChange w:id="200" w:author="Benjamin Roberts" w:date="2024-06-10T22:23:00Z" w16du:dateUtc="2024-06-10T21:23:00Z">
          <w:pPr/>
        </w:pPrChange>
      </w:pPr>
      <w:r w:rsidRPr="002B7EBF">
        <w:rPr>
          <w:rFonts w:cstheme="minorHAnsi"/>
          <w:noProof/>
        </w:rPr>
        <w:drawing>
          <wp:inline distT="0" distB="0" distL="0" distR="0" wp14:anchorId="49D5CEEF" wp14:editId="2BD52E07">
            <wp:extent cx="5098211" cy="5476651"/>
            <wp:effectExtent l="0" t="0" r="7620" b="0"/>
            <wp:docPr id="15117151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15112" name="Picture 1" descr="A screen shot of a computer program&#10;&#10;Description automatically generated"/>
                    <pic:cNvPicPr/>
                  </pic:nvPicPr>
                  <pic:blipFill>
                    <a:blip r:embed="rId26"/>
                    <a:stretch>
                      <a:fillRect/>
                    </a:stretch>
                  </pic:blipFill>
                  <pic:spPr>
                    <a:xfrm>
                      <a:off x="0" y="0"/>
                      <a:ext cx="5102256" cy="5480997"/>
                    </a:xfrm>
                    <a:prstGeom prst="rect">
                      <a:avLst/>
                    </a:prstGeom>
                  </pic:spPr>
                </pic:pic>
              </a:graphicData>
            </a:graphic>
          </wp:inline>
        </w:drawing>
      </w:r>
    </w:p>
    <w:p w14:paraId="4E49F5FB" w14:textId="5542AEDD" w:rsidR="002854B4" w:rsidRPr="002B7EBF" w:rsidRDefault="000A3930" w:rsidP="000A3930">
      <w:pPr>
        <w:pStyle w:val="Caption"/>
        <w:rPr>
          <w:rFonts w:cstheme="minorHAnsi"/>
        </w:rPr>
        <w:pPrChange w:id="201" w:author="Benjamin Roberts" w:date="2024-06-10T22:23:00Z" w16du:dateUtc="2024-06-10T21:23:00Z">
          <w:pPr/>
        </w:pPrChange>
      </w:pPr>
      <w:ins w:id="202" w:author="Benjamin Roberts" w:date="2024-06-10T22:23:00Z" w16du:dateUtc="2024-06-10T21:23:00Z">
        <w:r>
          <w:t xml:space="preserve">Figure </w:t>
        </w:r>
        <w:r>
          <w:fldChar w:fldCharType="begin"/>
        </w:r>
        <w:r>
          <w:instrText xml:space="preserve"> SEQ Figure \* ARABIC </w:instrText>
        </w:r>
      </w:ins>
      <w:r>
        <w:fldChar w:fldCharType="separate"/>
      </w:r>
      <w:ins w:id="203" w:author="Benjamin Roberts" w:date="2024-06-10T22:27:00Z" w16du:dateUtc="2024-06-10T21:27:00Z">
        <w:r w:rsidR="00EB6911">
          <w:rPr>
            <w:noProof/>
          </w:rPr>
          <w:t>12</w:t>
        </w:r>
      </w:ins>
      <w:ins w:id="204" w:author="Benjamin Roberts" w:date="2024-06-10T22:23:00Z" w16du:dateUtc="2024-06-10T21:23:00Z">
        <w:r>
          <w:fldChar w:fldCharType="end"/>
        </w:r>
        <w:r>
          <w:t xml:space="preserve"> - </w:t>
        </w:r>
        <w:r w:rsidRPr="00CD1465">
          <w:t>An object method used to prompt the user for a Residential Status</w:t>
        </w:r>
      </w:ins>
    </w:p>
    <w:p w14:paraId="47937344" w14:textId="18D747A5" w:rsidR="004B5699" w:rsidRPr="002B7EBF" w:rsidDel="000A3930" w:rsidRDefault="004B5699" w:rsidP="002854B4">
      <w:pPr>
        <w:rPr>
          <w:del w:id="205" w:author="Benjamin Roberts" w:date="2024-06-10T22:23:00Z" w16du:dateUtc="2024-06-10T21:23:00Z"/>
          <w:rFonts w:cstheme="minorHAnsi"/>
          <w:b/>
          <w:bCs/>
        </w:rPr>
      </w:pPr>
      <w:del w:id="206" w:author="Benjamin Roberts" w:date="2024-06-10T22:23:00Z" w16du:dateUtc="2024-06-10T21:23:00Z">
        <w:r w:rsidRPr="002B7EBF" w:rsidDel="000A3930">
          <w:rPr>
            <w:rFonts w:cstheme="minorHAnsi"/>
            <w:b/>
            <w:bCs/>
          </w:rPr>
          <w:delText>Figure: An object method used to prompt the user for a Residential Status</w:delText>
        </w:r>
      </w:del>
    </w:p>
    <w:p w14:paraId="086B56C7" w14:textId="007845F4" w:rsidR="004B5699" w:rsidRPr="002B7EBF" w:rsidRDefault="004B5699" w:rsidP="002854B4">
      <w:pPr>
        <w:rPr>
          <w:rFonts w:cstheme="minorHAnsi"/>
        </w:rPr>
      </w:pPr>
      <w:r w:rsidRPr="002B7EBF">
        <w:rPr>
          <w:rFonts w:cstheme="minorHAnsi"/>
        </w:rPr>
        <w:t xml:space="preserve">What each part of this </w:t>
      </w:r>
      <w:commentRangeStart w:id="207"/>
      <w:r w:rsidRPr="002B7EBF">
        <w:rPr>
          <w:rFonts w:cstheme="minorHAnsi"/>
        </w:rPr>
        <w:t>does:</w:t>
      </w:r>
      <w:commentRangeEnd w:id="207"/>
      <w:r w:rsidR="00E7011A" w:rsidRPr="002B7EBF">
        <w:rPr>
          <w:rStyle w:val="CommentReference"/>
          <w:rFonts w:cstheme="minorHAnsi"/>
        </w:rPr>
        <w:commentReference w:id="207"/>
      </w:r>
    </w:p>
    <w:p w14:paraId="40C2DBEA" w14:textId="227C9055" w:rsidR="002854B4" w:rsidRPr="002B7EBF" w:rsidRDefault="009150C9" w:rsidP="002854B4">
      <w:pPr>
        <w:pStyle w:val="ListParagraph"/>
        <w:numPr>
          <w:ilvl w:val="0"/>
          <w:numId w:val="9"/>
        </w:numPr>
        <w:rPr>
          <w:rFonts w:cstheme="minorHAnsi"/>
        </w:rPr>
      </w:pPr>
      <w:r w:rsidRPr="002B7EBF">
        <w:rPr>
          <w:rFonts w:cstheme="minorHAnsi"/>
        </w:rPr>
        <w:t>“println()” functions print out a menu of options to the console for the user</w:t>
      </w:r>
    </w:p>
    <w:p w14:paraId="1B6ECB1A" w14:textId="77777777" w:rsidR="009150C9" w:rsidRPr="002B7EBF" w:rsidRDefault="009150C9" w:rsidP="002854B4">
      <w:pPr>
        <w:pStyle w:val="ListParagraph"/>
        <w:numPr>
          <w:ilvl w:val="0"/>
          <w:numId w:val="9"/>
        </w:numPr>
        <w:rPr>
          <w:rFonts w:cstheme="minorHAnsi"/>
        </w:rPr>
      </w:pPr>
      <w:r w:rsidRPr="002B7EBF">
        <w:rPr>
          <w:rFonts w:cstheme="minorHAnsi"/>
        </w:rPr>
        <w:t>A custom defined “getIntInput” method calls the Java Scanner &amp; writes out another prompt to the console with instructions to the user</w:t>
      </w:r>
    </w:p>
    <w:p w14:paraId="473E4BA9" w14:textId="77777777" w:rsidR="009150C9" w:rsidRPr="002B7EBF" w:rsidRDefault="009150C9" w:rsidP="002854B4">
      <w:pPr>
        <w:pStyle w:val="ListParagraph"/>
        <w:numPr>
          <w:ilvl w:val="0"/>
          <w:numId w:val="9"/>
        </w:numPr>
        <w:rPr>
          <w:rFonts w:cstheme="minorHAnsi"/>
        </w:rPr>
      </w:pPr>
      <w:r w:rsidRPr="002B7EBF">
        <w:rPr>
          <w:rFonts w:cstheme="minorHAnsi"/>
        </w:rPr>
        <w:t>A “while” loop traps the user in this loop until they provide a valid option</w:t>
      </w:r>
    </w:p>
    <w:p w14:paraId="60E0E4FB" w14:textId="77777777" w:rsidR="009150C9" w:rsidRPr="002B7EBF" w:rsidRDefault="009150C9" w:rsidP="002854B4">
      <w:pPr>
        <w:pStyle w:val="ListParagraph"/>
        <w:numPr>
          <w:ilvl w:val="0"/>
          <w:numId w:val="9"/>
        </w:numPr>
        <w:rPr>
          <w:rFonts w:cstheme="minorHAnsi"/>
        </w:rPr>
      </w:pPr>
      <w:r w:rsidRPr="002B7EBF">
        <w:rPr>
          <w:rFonts w:cstheme="minorHAnsi"/>
        </w:rPr>
        <w:t>The “try-catch” block is included to capture invalid characters e.g. string values when expecting a value of 1 to 6</w:t>
      </w:r>
    </w:p>
    <w:p w14:paraId="5692DC56" w14:textId="7B2A5E8C" w:rsidR="0061028A" w:rsidRPr="002B7EBF" w:rsidRDefault="009150C9" w:rsidP="002854B4">
      <w:pPr>
        <w:pStyle w:val="ListParagraph"/>
        <w:numPr>
          <w:ilvl w:val="0"/>
          <w:numId w:val="9"/>
        </w:numPr>
        <w:rPr>
          <w:rFonts w:cstheme="minorHAnsi"/>
        </w:rPr>
      </w:pPr>
      <w:r w:rsidRPr="002B7EBF">
        <w:rPr>
          <w:rFonts w:cstheme="minorHAnsi"/>
        </w:rPr>
        <w:t xml:space="preserve">The “loopCount” increment logic is included as a failsafe for ending the while loop in case of too many bad inputs </w:t>
      </w:r>
      <w:r w:rsidR="007D5552" w:rsidRPr="002B7EBF">
        <w:rPr>
          <w:rFonts w:cstheme="minorHAnsi"/>
        </w:rPr>
        <w:t>and/or preventing an infinite loop</w:t>
      </w:r>
    </w:p>
    <w:p w14:paraId="237A1287" w14:textId="77777777" w:rsidR="0061028A" w:rsidRPr="002B7EBF" w:rsidRDefault="0061028A">
      <w:pPr>
        <w:rPr>
          <w:rFonts w:cstheme="minorHAnsi"/>
        </w:rPr>
      </w:pPr>
      <w:r w:rsidRPr="002B7EBF">
        <w:rPr>
          <w:rFonts w:cstheme="minorHAnsi"/>
        </w:rPr>
        <w:br w:type="page"/>
      </w:r>
    </w:p>
    <w:p w14:paraId="0E438442" w14:textId="31D8BF48" w:rsidR="003A1651" w:rsidRPr="002B7EBF" w:rsidRDefault="003A1651" w:rsidP="00597BD1">
      <w:pPr>
        <w:pStyle w:val="Heading2"/>
        <w:rPr>
          <w:rFonts w:asciiTheme="minorHAnsi" w:hAnsiTheme="minorHAnsi" w:cstheme="minorHAnsi"/>
        </w:rPr>
      </w:pPr>
      <w:bookmarkStart w:id="208" w:name="_Toc168487601"/>
      <w:r w:rsidRPr="002B7EBF">
        <w:rPr>
          <w:rFonts w:asciiTheme="minorHAnsi" w:hAnsiTheme="minorHAnsi" w:cstheme="minorHAnsi"/>
        </w:rPr>
        <w:lastRenderedPageBreak/>
        <w:t>Data Model</w:t>
      </w:r>
      <w:bookmarkEnd w:id="208"/>
    </w:p>
    <w:p w14:paraId="0FF6CA3F" w14:textId="1A465F03" w:rsidR="00DA33F7" w:rsidRPr="002B7EBF" w:rsidRDefault="00DA33F7" w:rsidP="00DA33F7">
      <w:pPr>
        <w:rPr>
          <w:rFonts w:cstheme="minorHAnsi"/>
        </w:rPr>
      </w:pPr>
      <w:r w:rsidRPr="002B7EBF">
        <w:rPr>
          <w:rFonts w:cstheme="minorHAnsi"/>
        </w:rPr>
        <w:t>One issue I ran into early on was how to logically structure the data used within the program. When working with Credit Decisioning systems in the workplace, we use a Data Model to define what data the application has access to and how it is stored.</w:t>
      </w:r>
    </w:p>
    <w:p w14:paraId="1AC98F61" w14:textId="5619F04D" w:rsidR="00DA33F7" w:rsidRPr="002B7EBF" w:rsidRDefault="00DA33F7" w:rsidP="00DA33F7">
      <w:pPr>
        <w:rPr>
          <w:rFonts w:cstheme="minorHAnsi"/>
        </w:rPr>
      </w:pPr>
      <w:r w:rsidRPr="002B7EBF">
        <w:rPr>
          <w:rFonts w:cstheme="minorHAnsi"/>
        </w:rPr>
        <w:t>I chose to apply a similar approach to this program, by defining an “AppData” class:</w:t>
      </w:r>
    </w:p>
    <w:p w14:paraId="36702559" w14:textId="77777777" w:rsidR="000A3930" w:rsidRDefault="00DA33F7" w:rsidP="000A3930">
      <w:pPr>
        <w:keepNext/>
        <w:rPr>
          <w:ins w:id="209" w:author="Benjamin Roberts" w:date="2024-06-10T22:24:00Z" w16du:dateUtc="2024-06-10T21:24:00Z"/>
        </w:rPr>
        <w:pPrChange w:id="210" w:author="Benjamin Roberts" w:date="2024-06-10T22:24:00Z" w16du:dateUtc="2024-06-10T21:24:00Z">
          <w:pPr/>
        </w:pPrChange>
      </w:pPr>
      <w:r w:rsidRPr="002B7EBF">
        <w:rPr>
          <w:rFonts w:cstheme="minorHAnsi"/>
          <w:noProof/>
        </w:rPr>
        <w:drawing>
          <wp:inline distT="0" distB="0" distL="0" distR="0" wp14:anchorId="6E106E76" wp14:editId="0F6E32AC">
            <wp:extent cx="5731510" cy="3573145"/>
            <wp:effectExtent l="0" t="0" r="2540" b="8255"/>
            <wp:docPr id="1306027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27790" name="Picture 1" descr="A screenshot of a computer&#10;&#10;Description automatically generated"/>
                    <pic:cNvPicPr/>
                  </pic:nvPicPr>
                  <pic:blipFill>
                    <a:blip r:embed="rId27"/>
                    <a:stretch>
                      <a:fillRect/>
                    </a:stretch>
                  </pic:blipFill>
                  <pic:spPr>
                    <a:xfrm>
                      <a:off x="0" y="0"/>
                      <a:ext cx="5731510" cy="3573145"/>
                    </a:xfrm>
                    <a:prstGeom prst="rect">
                      <a:avLst/>
                    </a:prstGeom>
                  </pic:spPr>
                </pic:pic>
              </a:graphicData>
            </a:graphic>
          </wp:inline>
        </w:drawing>
      </w:r>
    </w:p>
    <w:p w14:paraId="6683137A" w14:textId="7A613A00" w:rsidR="00DA33F7" w:rsidRPr="002B7EBF" w:rsidRDefault="000A3930" w:rsidP="000A3930">
      <w:pPr>
        <w:pStyle w:val="Caption"/>
        <w:rPr>
          <w:rFonts w:cstheme="minorHAnsi"/>
        </w:rPr>
        <w:pPrChange w:id="211" w:author="Benjamin Roberts" w:date="2024-06-10T22:24:00Z" w16du:dateUtc="2024-06-10T21:24:00Z">
          <w:pPr/>
        </w:pPrChange>
      </w:pPr>
      <w:ins w:id="212" w:author="Benjamin Roberts" w:date="2024-06-10T22:24:00Z" w16du:dateUtc="2024-06-10T21:24:00Z">
        <w:r>
          <w:t xml:space="preserve">Figure </w:t>
        </w:r>
        <w:r>
          <w:fldChar w:fldCharType="begin"/>
        </w:r>
        <w:r>
          <w:instrText xml:space="preserve"> SEQ Figure \* ARABIC </w:instrText>
        </w:r>
      </w:ins>
      <w:r>
        <w:fldChar w:fldCharType="separate"/>
      </w:r>
      <w:ins w:id="213" w:author="Benjamin Roberts" w:date="2024-06-10T22:27:00Z" w16du:dateUtc="2024-06-10T21:27:00Z">
        <w:r w:rsidR="00EB6911">
          <w:rPr>
            <w:noProof/>
          </w:rPr>
          <w:t>13</w:t>
        </w:r>
      </w:ins>
      <w:ins w:id="214" w:author="Benjamin Roberts" w:date="2024-06-10T22:24:00Z" w16du:dateUtc="2024-06-10T21:24:00Z">
        <w:r>
          <w:fldChar w:fldCharType="end"/>
        </w:r>
        <w:r>
          <w:t xml:space="preserve"> - </w:t>
        </w:r>
        <w:r w:rsidRPr="00B37046">
          <w:t>the “AppData” class written to act as a Data Model</w:t>
        </w:r>
      </w:ins>
    </w:p>
    <w:p w14:paraId="1D9EA35A" w14:textId="780BEC7D" w:rsidR="00DA33F7" w:rsidRPr="002B7EBF" w:rsidDel="000A3930" w:rsidRDefault="00DA33F7" w:rsidP="00DA33F7">
      <w:pPr>
        <w:rPr>
          <w:del w:id="215" w:author="Benjamin Roberts" w:date="2024-06-10T22:24:00Z" w16du:dateUtc="2024-06-10T21:24:00Z"/>
          <w:rFonts w:cstheme="minorHAnsi"/>
          <w:b/>
          <w:bCs/>
        </w:rPr>
      </w:pPr>
      <w:del w:id="216" w:author="Benjamin Roberts" w:date="2024-06-10T22:24:00Z" w16du:dateUtc="2024-06-10T21:24:00Z">
        <w:r w:rsidRPr="002B7EBF" w:rsidDel="000A3930">
          <w:rPr>
            <w:rFonts w:cstheme="minorHAnsi"/>
            <w:b/>
            <w:bCs/>
          </w:rPr>
          <w:delText>Figure: the “AppData” class written to act as a Data Model</w:delText>
        </w:r>
      </w:del>
    </w:p>
    <w:p w14:paraId="77C1414F" w14:textId="5CDA7B6C" w:rsidR="00DA33F7" w:rsidRPr="002B7EBF" w:rsidRDefault="00DA33F7" w:rsidP="00DA33F7">
      <w:pPr>
        <w:rPr>
          <w:rFonts w:cstheme="minorHAnsi"/>
        </w:rPr>
      </w:pPr>
      <w:r w:rsidRPr="002B7EBF">
        <w:rPr>
          <w:rFonts w:cstheme="minorHAnsi"/>
        </w:rPr>
        <w:t>Doing this gave these advantages:</w:t>
      </w:r>
    </w:p>
    <w:p w14:paraId="3EB89226" w14:textId="49ED4F70" w:rsidR="00DA33F7" w:rsidRPr="002B7EBF" w:rsidRDefault="00DA33F7" w:rsidP="00DA33F7">
      <w:pPr>
        <w:pStyle w:val="ListParagraph"/>
        <w:numPr>
          <w:ilvl w:val="0"/>
          <w:numId w:val="13"/>
        </w:numPr>
        <w:rPr>
          <w:rFonts w:cstheme="minorHAnsi"/>
        </w:rPr>
      </w:pPr>
      <w:r w:rsidRPr="002B7EBF">
        <w:rPr>
          <w:rFonts w:cstheme="minorHAnsi"/>
        </w:rPr>
        <w:t>All application data is logically grouped</w:t>
      </w:r>
    </w:p>
    <w:p w14:paraId="0CD8B3B9" w14:textId="3E59089C" w:rsidR="00DA33F7" w:rsidRPr="002B7EBF" w:rsidRDefault="00DA33F7" w:rsidP="00DA33F7">
      <w:pPr>
        <w:pStyle w:val="ListParagraph"/>
        <w:numPr>
          <w:ilvl w:val="0"/>
          <w:numId w:val="13"/>
        </w:numPr>
        <w:rPr>
          <w:rFonts w:cstheme="minorHAnsi"/>
        </w:rPr>
      </w:pPr>
      <w:r w:rsidRPr="002B7EBF">
        <w:rPr>
          <w:rFonts w:cstheme="minorHAnsi"/>
        </w:rPr>
        <w:t>A single data object can be logged for review</w:t>
      </w:r>
    </w:p>
    <w:p w14:paraId="7DCBF7BC" w14:textId="2303FD29" w:rsidR="00DA33F7" w:rsidRPr="002B7EBF" w:rsidRDefault="00DA33F7" w:rsidP="00DA33F7">
      <w:pPr>
        <w:pStyle w:val="ListParagraph"/>
        <w:numPr>
          <w:ilvl w:val="0"/>
          <w:numId w:val="13"/>
        </w:numPr>
        <w:rPr>
          <w:rFonts w:cstheme="minorHAnsi"/>
        </w:rPr>
      </w:pPr>
      <w:r w:rsidRPr="002B7EBF">
        <w:rPr>
          <w:rFonts w:cstheme="minorHAnsi"/>
        </w:rPr>
        <w:t>Java Methods could be written to accept this model, allowing some flexibility around Java’s strongly typed data constraints</w:t>
      </w:r>
      <w:r w:rsidR="009A734D" w:rsidRPr="002B7EBF">
        <w:rPr>
          <w:rFonts w:cstheme="minorHAnsi"/>
        </w:rPr>
        <w:t xml:space="preserve"> when writing methods</w:t>
      </w:r>
    </w:p>
    <w:p w14:paraId="5380ED20" w14:textId="21203FB0" w:rsidR="00BF1671" w:rsidRPr="002B7EBF" w:rsidRDefault="00BF1671" w:rsidP="00BF1671">
      <w:pPr>
        <w:rPr>
          <w:rFonts w:cstheme="minorHAnsi"/>
        </w:rPr>
      </w:pPr>
      <w:r w:rsidRPr="002B7EBF">
        <w:rPr>
          <w:rFonts w:cstheme="minorHAnsi"/>
        </w:rPr>
        <w:t xml:space="preserve">Once the program completes </w:t>
      </w:r>
      <w:commentRangeStart w:id="217"/>
      <w:r w:rsidRPr="002B7EBF">
        <w:rPr>
          <w:rFonts w:cstheme="minorHAnsi"/>
        </w:rPr>
        <w:t>its run</w:t>
      </w:r>
      <w:commentRangeEnd w:id="217"/>
      <w:r w:rsidR="00E7011A" w:rsidRPr="002B7EBF">
        <w:rPr>
          <w:rStyle w:val="CommentReference"/>
          <w:rFonts w:cstheme="minorHAnsi"/>
        </w:rPr>
        <w:commentReference w:id="217"/>
      </w:r>
      <w:r w:rsidRPr="002B7EBF">
        <w:rPr>
          <w:rFonts w:cstheme="minorHAnsi"/>
        </w:rPr>
        <w:t>, this Data model is populated with all the data used during the run. This allows the data to be logged easily for review. To do this, I made use of the GSON library to get a JSON representation of this:</w:t>
      </w:r>
    </w:p>
    <w:p w14:paraId="6EC3F550" w14:textId="77777777" w:rsidR="000A3930" w:rsidRDefault="00BF1671" w:rsidP="000A3930">
      <w:pPr>
        <w:keepNext/>
        <w:rPr>
          <w:ins w:id="218" w:author="Benjamin Roberts" w:date="2024-06-10T22:24:00Z" w16du:dateUtc="2024-06-10T21:24:00Z"/>
        </w:rPr>
        <w:pPrChange w:id="219" w:author="Benjamin Roberts" w:date="2024-06-10T22:24:00Z" w16du:dateUtc="2024-06-10T21:24:00Z">
          <w:pPr/>
        </w:pPrChange>
      </w:pPr>
      <w:r w:rsidRPr="002B7EBF">
        <w:rPr>
          <w:rFonts w:cstheme="minorHAnsi"/>
          <w:b/>
          <w:bCs/>
          <w:noProof/>
        </w:rPr>
        <w:drawing>
          <wp:inline distT="0" distB="0" distL="0" distR="0" wp14:anchorId="7DA6FE32" wp14:editId="0A72BB61">
            <wp:extent cx="4220164" cy="409632"/>
            <wp:effectExtent l="0" t="0" r="9525" b="9525"/>
            <wp:docPr id="186459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95045" name=""/>
                    <pic:cNvPicPr/>
                  </pic:nvPicPr>
                  <pic:blipFill>
                    <a:blip r:embed="rId28"/>
                    <a:stretch>
                      <a:fillRect/>
                    </a:stretch>
                  </pic:blipFill>
                  <pic:spPr>
                    <a:xfrm>
                      <a:off x="0" y="0"/>
                      <a:ext cx="4220164" cy="409632"/>
                    </a:xfrm>
                    <a:prstGeom prst="rect">
                      <a:avLst/>
                    </a:prstGeom>
                  </pic:spPr>
                </pic:pic>
              </a:graphicData>
            </a:graphic>
          </wp:inline>
        </w:drawing>
      </w:r>
      <w:r w:rsidRPr="002B7EBF">
        <w:rPr>
          <w:rFonts w:cstheme="minorHAnsi"/>
          <w:b/>
          <w:bCs/>
          <w:noProof/>
        </w:rPr>
        <w:drawing>
          <wp:inline distT="0" distB="0" distL="0" distR="0" wp14:anchorId="72E0C221" wp14:editId="41ACEC17">
            <wp:extent cx="4210050" cy="691589"/>
            <wp:effectExtent l="0" t="0" r="0" b="0"/>
            <wp:docPr id="5099772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77200" name="Picture 1" descr="A screen shot of a computer&#10;&#10;Description automatically generated"/>
                    <pic:cNvPicPr/>
                  </pic:nvPicPr>
                  <pic:blipFill>
                    <a:blip r:embed="rId29"/>
                    <a:stretch>
                      <a:fillRect/>
                    </a:stretch>
                  </pic:blipFill>
                  <pic:spPr>
                    <a:xfrm>
                      <a:off x="0" y="0"/>
                      <a:ext cx="4228528" cy="694624"/>
                    </a:xfrm>
                    <a:prstGeom prst="rect">
                      <a:avLst/>
                    </a:prstGeom>
                  </pic:spPr>
                </pic:pic>
              </a:graphicData>
            </a:graphic>
          </wp:inline>
        </w:drawing>
      </w:r>
    </w:p>
    <w:p w14:paraId="6C0D5DAB" w14:textId="7A19BAB3" w:rsidR="00BF1671" w:rsidRPr="002B7EBF" w:rsidRDefault="000A3930" w:rsidP="000A3930">
      <w:pPr>
        <w:pStyle w:val="Caption"/>
        <w:rPr>
          <w:rFonts w:cstheme="minorHAnsi"/>
          <w:b/>
          <w:bCs/>
        </w:rPr>
        <w:pPrChange w:id="220" w:author="Benjamin Roberts" w:date="2024-06-10T22:24:00Z" w16du:dateUtc="2024-06-10T21:24:00Z">
          <w:pPr/>
        </w:pPrChange>
      </w:pPr>
      <w:ins w:id="221" w:author="Benjamin Roberts" w:date="2024-06-10T22:24:00Z" w16du:dateUtc="2024-06-10T21:24:00Z">
        <w:r>
          <w:t xml:space="preserve">Figure </w:t>
        </w:r>
        <w:r>
          <w:fldChar w:fldCharType="begin"/>
        </w:r>
        <w:r>
          <w:instrText xml:space="preserve"> SEQ Figure \* ARABIC </w:instrText>
        </w:r>
      </w:ins>
      <w:r>
        <w:fldChar w:fldCharType="separate"/>
      </w:r>
      <w:ins w:id="222" w:author="Benjamin Roberts" w:date="2024-06-10T22:27:00Z" w16du:dateUtc="2024-06-10T21:27:00Z">
        <w:r w:rsidR="00EB6911">
          <w:rPr>
            <w:noProof/>
          </w:rPr>
          <w:t>14</w:t>
        </w:r>
      </w:ins>
      <w:ins w:id="223" w:author="Benjamin Roberts" w:date="2024-06-10T22:24:00Z" w16du:dateUtc="2024-06-10T21:24:00Z">
        <w:r>
          <w:fldChar w:fldCharType="end"/>
        </w:r>
        <w:r>
          <w:t xml:space="preserve"> - </w:t>
        </w:r>
        <w:r w:rsidRPr="006621F4">
          <w:t>Importing and using the GSON library to create a JSON Representation to log to the console</w:t>
        </w:r>
      </w:ins>
    </w:p>
    <w:p w14:paraId="1B7A5559" w14:textId="6F70A9C8" w:rsidR="00DA33F7" w:rsidRPr="002B7EBF" w:rsidRDefault="00BF1671">
      <w:pPr>
        <w:rPr>
          <w:rFonts w:cstheme="minorHAnsi"/>
          <w:b/>
          <w:bCs/>
        </w:rPr>
      </w:pPr>
      <w:del w:id="224" w:author="Benjamin Roberts" w:date="2024-06-10T22:24:00Z" w16du:dateUtc="2024-06-10T21:24:00Z">
        <w:r w:rsidRPr="002B7EBF" w:rsidDel="000A3930">
          <w:rPr>
            <w:rFonts w:cstheme="minorHAnsi"/>
            <w:b/>
            <w:bCs/>
          </w:rPr>
          <w:delText>Figure: Importing and using the GSON library to create a JSON</w:delText>
        </w:r>
        <w:r w:rsidR="0091449F" w:rsidRPr="002B7EBF" w:rsidDel="000A3930">
          <w:rPr>
            <w:rFonts w:cstheme="minorHAnsi"/>
            <w:b/>
            <w:bCs/>
          </w:rPr>
          <w:delText xml:space="preserve"> Representation to log to the console</w:delText>
        </w:r>
      </w:del>
      <w:r w:rsidR="00DA33F7" w:rsidRPr="002B7EBF">
        <w:rPr>
          <w:rFonts w:cstheme="minorHAnsi"/>
          <w:b/>
          <w:bCs/>
        </w:rPr>
        <w:br w:type="page"/>
      </w:r>
    </w:p>
    <w:p w14:paraId="113FC29E" w14:textId="2E1C79B6" w:rsidR="003A1651" w:rsidRPr="002B7EBF" w:rsidRDefault="00BF1671" w:rsidP="003A1651">
      <w:pPr>
        <w:rPr>
          <w:rFonts w:cstheme="minorHAnsi"/>
        </w:rPr>
      </w:pPr>
      <w:r w:rsidRPr="002B7EBF">
        <w:rPr>
          <w:rFonts w:cstheme="minorHAnsi"/>
        </w:rPr>
        <w:lastRenderedPageBreak/>
        <w:t xml:space="preserve">An </w:t>
      </w:r>
      <w:r w:rsidR="0091449F" w:rsidRPr="002B7EBF">
        <w:rPr>
          <w:rFonts w:cstheme="minorHAnsi"/>
        </w:rPr>
        <w:t xml:space="preserve">abridged </w:t>
      </w:r>
      <w:r w:rsidRPr="002B7EBF">
        <w:rPr>
          <w:rFonts w:cstheme="minorHAnsi"/>
        </w:rPr>
        <w:t>example output of this is below:</w:t>
      </w:r>
    </w:p>
    <w:p w14:paraId="0C7109D9" w14:textId="77777777" w:rsidR="00BF1671" w:rsidRPr="002B7EBF" w:rsidRDefault="00BF1671">
      <w:pPr>
        <w:rPr>
          <w:rFonts w:cstheme="minorHAnsi"/>
        </w:rPr>
      </w:pPr>
      <w:r w:rsidRPr="002B7EBF">
        <w:rPr>
          <w:rFonts w:cstheme="minorHAnsi"/>
          <w:noProof/>
        </w:rPr>
        <mc:AlternateContent>
          <mc:Choice Requires="wps">
            <w:drawing>
              <wp:inline distT="0" distB="0" distL="0" distR="0" wp14:anchorId="22A4CEA9" wp14:editId="22DEE37A">
                <wp:extent cx="5505450" cy="8039100"/>
                <wp:effectExtent l="0" t="0" r="19050" b="19050"/>
                <wp:docPr id="217" name="Text Box 2" descr="Figure: An example of the GSON output, returning a JSON Representation of the Java Program's data mode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8039100"/>
                        </a:xfrm>
                        <a:prstGeom prst="rect">
                          <a:avLst/>
                        </a:prstGeom>
                        <a:solidFill>
                          <a:srgbClr val="FFFFFF"/>
                        </a:solidFill>
                        <a:ln w="9525">
                          <a:solidFill>
                            <a:srgbClr val="000000"/>
                          </a:solidFill>
                          <a:miter lim="800000"/>
                          <a:headEnd/>
                          <a:tailEnd/>
                        </a:ln>
                      </wps:spPr>
                      <wps:txbx>
                        <w:txbxContent>
                          <w:p w14:paraId="1B0CAF59" w14:textId="77777777" w:rsidR="00BF1671" w:rsidRPr="00BF1671" w:rsidRDefault="00BF1671" w:rsidP="00BF1671">
                            <w:pPr>
                              <w:pStyle w:val="NoSpacing"/>
                              <w:rPr>
                                <w:sz w:val="18"/>
                                <w:szCs w:val="18"/>
                              </w:rPr>
                            </w:pPr>
                            <w:r w:rsidRPr="00BF1671">
                              <w:rPr>
                                <w:sz w:val="18"/>
                                <w:szCs w:val="18"/>
                              </w:rPr>
                              <w:t>{</w:t>
                            </w:r>
                          </w:p>
                          <w:p w14:paraId="50AF9CA8" w14:textId="77777777" w:rsidR="00BF1671" w:rsidRPr="00BF1671" w:rsidRDefault="00BF1671" w:rsidP="00BF1671">
                            <w:pPr>
                              <w:pStyle w:val="NoSpacing"/>
                              <w:rPr>
                                <w:sz w:val="18"/>
                                <w:szCs w:val="18"/>
                              </w:rPr>
                            </w:pPr>
                            <w:r w:rsidRPr="00BF1671">
                              <w:rPr>
                                <w:sz w:val="18"/>
                                <w:szCs w:val="18"/>
                              </w:rPr>
                              <w:tab/>
                              <w:t>"appl": {</w:t>
                            </w:r>
                          </w:p>
                          <w:p w14:paraId="7C19C320" w14:textId="77777777" w:rsidR="00BF1671" w:rsidRPr="00BF1671" w:rsidRDefault="00BF1671" w:rsidP="00BF1671">
                            <w:pPr>
                              <w:pStyle w:val="NoSpacing"/>
                              <w:rPr>
                                <w:sz w:val="18"/>
                                <w:szCs w:val="18"/>
                              </w:rPr>
                            </w:pPr>
                            <w:r w:rsidRPr="00BF1671">
                              <w:rPr>
                                <w:sz w:val="18"/>
                                <w:szCs w:val="18"/>
                              </w:rPr>
                              <w:tab/>
                            </w:r>
                            <w:r w:rsidRPr="00BF1671">
                              <w:rPr>
                                <w:sz w:val="18"/>
                                <w:szCs w:val="18"/>
                              </w:rPr>
                              <w:tab/>
                              <w:t>"forename": "T",</w:t>
                            </w:r>
                          </w:p>
                          <w:p w14:paraId="035FAAA0" w14:textId="77777777" w:rsidR="00BF1671" w:rsidRPr="00BF1671" w:rsidRDefault="00BF1671" w:rsidP="00BF1671">
                            <w:pPr>
                              <w:pStyle w:val="NoSpacing"/>
                              <w:rPr>
                                <w:sz w:val="18"/>
                                <w:szCs w:val="18"/>
                              </w:rPr>
                            </w:pPr>
                            <w:r w:rsidRPr="00BF1671">
                              <w:rPr>
                                <w:sz w:val="18"/>
                                <w:szCs w:val="18"/>
                              </w:rPr>
                              <w:tab/>
                            </w:r>
                            <w:r w:rsidRPr="00BF1671">
                              <w:rPr>
                                <w:sz w:val="18"/>
                                <w:szCs w:val="18"/>
                              </w:rPr>
                              <w:tab/>
                              <w:t>"surname": "T",</w:t>
                            </w:r>
                          </w:p>
                          <w:p w14:paraId="08216351" w14:textId="77777777" w:rsidR="00BF1671" w:rsidRPr="00BF1671" w:rsidRDefault="00BF1671" w:rsidP="00BF1671">
                            <w:pPr>
                              <w:pStyle w:val="NoSpacing"/>
                              <w:rPr>
                                <w:sz w:val="18"/>
                                <w:szCs w:val="18"/>
                              </w:rPr>
                            </w:pPr>
                            <w:r w:rsidRPr="00BF1671">
                              <w:rPr>
                                <w:sz w:val="18"/>
                                <w:szCs w:val="18"/>
                              </w:rPr>
                              <w:tab/>
                            </w:r>
                            <w:r w:rsidRPr="00BF1671">
                              <w:rPr>
                                <w:sz w:val="18"/>
                                <w:szCs w:val="18"/>
                              </w:rPr>
                              <w:tab/>
                              <w:t>"employmentStatus": "FullTime",</w:t>
                            </w:r>
                          </w:p>
                          <w:p w14:paraId="03EBCDD5" w14:textId="77777777" w:rsidR="00BF1671" w:rsidRPr="00BF1671" w:rsidRDefault="00BF1671" w:rsidP="00BF1671">
                            <w:pPr>
                              <w:pStyle w:val="NoSpacing"/>
                              <w:rPr>
                                <w:sz w:val="18"/>
                                <w:szCs w:val="18"/>
                              </w:rPr>
                            </w:pPr>
                            <w:r w:rsidRPr="00BF1671">
                              <w:rPr>
                                <w:sz w:val="18"/>
                                <w:szCs w:val="18"/>
                              </w:rPr>
                              <w:tab/>
                            </w:r>
                            <w:r w:rsidRPr="00BF1671">
                              <w:rPr>
                                <w:sz w:val="18"/>
                                <w:szCs w:val="18"/>
                              </w:rPr>
                              <w:tab/>
                              <w:t>"residentialStatus": "HomeOwner"</w:t>
                            </w:r>
                          </w:p>
                          <w:p w14:paraId="084408B9" w14:textId="77777777" w:rsidR="00BF1671" w:rsidRPr="00BF1671" w:rsidRDefault="00BF1671" w:rsidP="00BF1671">
                            <w:pPr>
                              <w:pStyle w:val="NoSpacing"/>
                              <w:rPr>
                                <w:sz w:val="18"/>
                                <w:szCs w:val="18"/>
                              </w:rPr>
                            </w:pPr>
                            <w:r w:rsidRPr="00BF1671">
                              <w:rPr>
                                <w:sz w:val="18"/>
                                <w:szCs w:val="18"/>
                              </w:rPr>
                              <w:tab/>
                              <w:t>},</w:t>
                            </w:r>
                          </w:p>
                          <w:p w14:paraId="350F585B" w14:textId="77777777" w:rsidR="00BF1671" w:rsidRPr="00BF1671" w:rsidRDefault="00BF1671" w:rsidP="00BF1671">
                            <w:pPr>
                              <w:pStyle w:val="NoSpacing"/>
                              <w:rPr>
                                <w:sz w:val="18"/>
                                <w:szCs w:val="18"/>
                              </w:rPr>
                            </w:pPr>
                            <w:r w:rsidRPr="00BF1671">
                              <w:rPr>
                                <w:sz w:val="18"/>
                                <w:szCs w:val="18"/>
                              </w:rPr>
                              <w:tab/>
                              <w:t>"decData": {</w:t>
                            </w:r>
                          </w:p>
                          <w:p w14:paraId="28BD68E9" w14:textId="77777777" w:rsidR="00BF1671" w:rsidRPr="00BF1671" w:rsidRDefault="00BF1671" w:rsidP="00BF1671">
                            <w:pPr>
                              <w:pStyle w:val="NoSpacing"/>
                              <w:rPr>
                                <w:sz w:val="18"/>
                                <w:szCs w:val="18"/>
                              </w:rPr>
                            </w:pPr>
                            <w:r w:rsidRPr="00BF1671">
                              <w:rPr>
                                <w:sz w:val="18"/>
                                <w:szCs w:val="18"/>
                              </w:rPr>
                              <w:tab/>
                            </w:r>
                            <w:r w:rsidRPr="00BF1671">
                              <w:rPr>
                                <w:sz w:val="18"/>
                                <w:szCs w:val="18"/>
                              </w:rPr>
                              <w:tab/>
                              <w:t>"pk": 4874,</w:t>
                            </w:r>
                          </w:p>
                          <w:p w14:paraId="056E81EC"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"E1B07": "0",</w:t>
                            </w:r>
                          </w:p>
                          <w:p w14:paraId="7B7AF4F3"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"E1B08": "0",</w:t>
                            </w:r>
                          </w:p>
                          <w:p w14:paraId="371413A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"E1B09": 2,</w:t>
                            </w:r>
                          </w:p>
                          <w:p w14:paraId="1842AD6F"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"TRD_A_13": -3,</w:t>
                            </w:r>
                          </w:p>
                          <w:p w14:paraId="510444E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"E1A09": 0,</w:t>
                            </w:r>
                          </w:p>
                          <w:p w14:paraId="2BD439FF" w14:textId="77777777" w:rsidR="00BF1671" w:rsidRPr="00BF1671" w:rsidRDefault="00BF1671" w:rsidP="00BF1671">
                            <w:pPr>
                              <w:pStyle w:val="NoSpacing"/>
                              <w:rPr>
                                <w:sz w:val="18"/>
                                <w:szCs w:val="18"/>
                              </w:rPr>
                            </w:pPr>
                            <w:r w:rsidRPr="00BF1671">
                              <w:rPr>
                                <w:sz w:val="18"/>
                                <w:szCs w:val="18"/>
                              </w:rPr>
                              <w:tab/>
                            </w:r>
                            <w:r w:rsidRPr="00BF1671">
                              <w:rPr>
                                <w:sz w:val="18"/>
                                <w:szCs w:val="18"/>
                              </w:rPr>
                              <w:tab/>
                              <w:t>"E5S051": 777,</w:t>
                            </w:r>
                          </w:p>
                          <w:p w14:paraId="07C1AA95" w14:textId="77777777" w:rsidR="00BF1671" w:rsidRPr="00BF1671" w:rsidRDefault="00BF1671" w:rsidP="00BF1671">
                            <w:pPr>
                              <w:pStyle w:val="NoSpacing"/>
                              <w:rPr>
                                <w:sz w:val="18"/>
                                <w:szCs w:val="18"/>
                              </w:rPr>
                            </w:pPr>
                            <w:r w:rsidRPr="00BF1671">
                              <w:rPr>
                                <w:sz w:val="18"/>
                                <w:szCs w:val="18"/>
                              </w:rPr>
                              <w:tab/>
                            </w:r>
                            <w:r w:rsidRPr="00BF1671">
                              <w:rPr>
                                <w:sz w:val="18"/>
                                <w:szCs w:val="18"/>
                              </w:rPr>
                              <w:tab/>
                              <w:t>"NDSPCII": -4,</w:t>
                            </w:r>
                          </w:p>
                          <w:p w14:paraId="2BB9B96C"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"TRD_A_06": 2,</w:t>
                            </w:r>
                          </w:p>
                          <w:p w14:paraId="0F0B2CEB"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"E1B13": 0,</w:t>
                            </w:r>
                          </w:p>
                          <w:p w14:paraId="3AC6EE31"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"E1B01": 0,</w:t>
                            </w:r>
                          </w:p>
                          <w:p w14:paraId="7CAC97D4"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"TRD_STL_14": -2,</w:t>
                            </w:r>
                          </w:p>
                          <w:p w14:paraId="04498B8B"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"TRD_STL_19": -2</w:t>
                            </w:r>
                          </w:p>
                          <w:p w14:paraId="147AF9CA" w14:textId="77777777" w:rsidR="00BF1671" w:rsidRPr="00BF1671" w:rsidRDefault="00BF1671" w:rsidP="00BF1671">
                            <w:pPr>
                              <w:pStyle w:val="NoSpacing"/>
                              <w:rPr>
                                <w:sz w:val="18"/>
                                <w:szCs w:val="18"/>
                              </w:rPr>
                            </w:pPr>
                            <w:r w:rsidRPr="00BF1671">
                              <w:rPr>
                                <w:sz w:val="18"/>
                                <w:szCs w:val="18"/>
                              </w:rPr>
                              <w:tab/>
                              <w:t>},</w:t>
                            </w:r>
                          </w:p>
                          <w:p w14:paraId="4CCD66E4" w14:textId="77777777" w:rsidR="00BF1671" w:rsidRPr="00BF1671" w:rsidRDefault="00BF1671" w:rsidP="00BF1671">
                            <w:pPr>
                              <w:pStyle w:val="NoSpacing"/>
                              <w:rPr>
                                <w:sz w:val="18"/>
                                <w:szCs w:val="18"/>
                              </w:rPr>
                            </w:pPr>
                            <w:r w:rsidRPr="00BF1671">
                              <w:rPr>
                                <w:sz w:val="18"/>
                                <w:szCs w:val="18"/>
                              </w:rPr>
                              <w:tab/>
                              <w:t>"scorecardRngResult": 77,</w:t>
                            </w:r>
                          </w:p>
                          <w:p w14:paraId="7EF10E9E" w14:textId="77777777" w:rsidR="00BF1671" w:rsidRPr="00BF1671" w:rsidRDefault="00BF1671" w:rsidP="00BF1671">
                            <w:pPr>
                              <w:pStyle w:val="NoSpacing"/>
                              <w:rPr>
                                <w:sz w:val="18"/>
                                <w:szCs w:val="18"/>
                              </w:rPr>
                            </w:pPr>
                            <w:r w:rsidRPr="00BF1671">
                              <w:rPr>
                                <w:sz w:val="18"/>
                                <w:szCs w:val="18"/>
                              </w:rPr>
                              <w:tab/>
                              <w:t>"strategyPath": "CHALLANGER",</w:t>
                            </w:r>
                          </w:p>
                          <w:p w14:paraId="00CAC2C8" w14:textId="77777777" w:rsidR="00BF1671" w:rsidRPr="00BF1671" w:rsidRDefault="00BF1671" w:rsidP="00BF1671">
                            <w:pPr>
                              <w:pStyle w:val="NoSpacing"/>
                              <w:rPr>
                                <w:sz w:val="18"/>
                                <w:szCs w:val="18"/>
                              </w:rPr>
                            </w:pPr>
                            <w:r w:rsidRPr="00BF1671">
                              <w:rPr>
                                <w:sz w:val="18"/>
                                <w:szCs w:val="18"/>
                              </w:rPr>
                              <w:tab/>
                              <w:t>"scorecards": [</w:t>
                            </w:r>
                          </w:p>
                          <w:p w14:paraId="7D9F1E09"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C5045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"scorecardName": "ChampionScorecard",</w:t>
                            </w:r>
                          </w:p>
                          <w:p w14:paraId="0E99F6E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733,</w:t>
                            </w:r>
                          </w:p>
                          <w:p w14:paraId="43A2607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475AF5C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"probOfDefault": 0.0024726231566347745,</w:t>
                            </w:r>
                          </w:p>
                          <w:p w14:paraId="07933F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"stringCharacteristics": [</w:t>
                            </w:r>
                          </w:p>
                          <w:p w14:paraId="3703DF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AAA18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5A6B15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"E1B07",</w:t>
                            </w:r>
                          </w:p>
                          <w:p w14:paraId="5921E61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27</w:t>
                            </w:r>
                          </w:p>
                          <w:p w14:paraId="0484E4F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9516F3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4586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"HomeOwner",</w:t>
                            </w:r>
                          </w:p>
                          <w:p w14:paraId="415FABD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"ResidentialStatus",</w:t>
                            </w:r>
                          </w:p>
                          <w:p w14:paraId="0E50948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445EB9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1075D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129D9DC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"numberCharacteristics": [</w:t>
                            </w:r>
                          </w:p>
                          <w:p w14:paraId="43BBB3A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2E85F3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7799395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"E1B09",</w:t>
                            </w:r>
                          </w:p>
                          <w:p w14:paraId="4C3984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10</w:t>
                            </w:r>
                          </w:p>
                          <w:p w14:paraId="559202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6699C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618F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-3,</w:t>
                            </w:r>
                          </w:p>
                          <w:p w14:paraId="0498CC5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"TRD-A-13",</w:t>
                            </w:r>
                          </w:p>
                          <w:p w14:paraId="74E4152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6D0D24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C413BA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9B23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23B591A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"E1A09",</w:t>
                            </w:r>
                          </w:p>
                          <w:p w14:paraId="07A15E4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46</w:t>
                            </w:r>
                          </w:p>
                          <w:p w14:paraId="54AB975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5DB0AD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F3B2F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2C96215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"TRDSTL14",</w:t>
                            </w:r>
                          </w:p>
                          <w:p w14:paraId="168AC74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-30</w:t>
                            </w:r>
                          </w:p>
                          <w:p w14:paraId="650C98A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F4859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59EEE8E"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D3269A5"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20BB14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"scorecardName": "ChallangerScorecard",</w:t>
                            </w:r>
                          </w:p>
                          <w:p w14:paraId="259D2F4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691,</w:t>
                            </w:r>
                          </w:p>
                          <w:p w14:paraId="1A2AECD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7BCCC33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"probOfDefault": 0.01798620996209156,</w:t>
                            </w:r>
                          </w:p>
                          <w:p w14:paraId="796A81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"stringCharacteristics": [</w:t>
                            </w:r>
                          </w:p>
                          <w:p w14:paraId="05E6C39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0EA644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"FullTime",</w:t>
                            </w:r>
                          </w:p>
                          <w:p w14:paraId="3B15CB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"EmploymentStatus",</w:t>
                            </w:r>
                          </w:p>
                          <w:p w14:paraId="4E23B0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45</w:t>
                            </w:r>
                          </w:p>
                          <w:p w14:paraId="4A37A1D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3480EB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E6A68D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"numberCharacteristics": [</w:t>
                            </w:r>
                          </w:p>
                          <w:p w14:paraId="2345B7F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AF0B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-4,</w:t>
                            </w:r>
                          </w:p>
                          <w:p w14:paraId="0A54EFE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"NDSPCII",</w:t>
                            </w:r>
                          </w:p>
                          <w:p w14:paraId="7784D61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3E17559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03BD5F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328CBA4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5BD3033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"TRD-A-06",</w:t>
                            </w:r>
                          </w:p>
                          <w:p w14:paraId="492E60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14</w:t>
                            </w:r>
                          </w:p>
                          <w:p w14:paraId="134BC33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C8D181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BE298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2F09038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"E1B13",</w:t>
                            </w:r>
                          </w:p>
                          <w:p w14:paraId="07D8956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26</w:t>
                            </w:r>
                          </w:p>
                          <w:p w14:paraId="1AE9527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40D46D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C648FD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08EFC3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"E1B01",</w:t>
                            </w:r>
                          </w:p>
                          <w:p w14:paraId="7122C1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34</w:t>
                            </w:r>
                          </w:p>
                          <w:p w14:paraId="5D56BB2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35727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190736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3DA7814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"TRD-STL-19",</w:t>
                            </w:r>
                          </w:p>
                          <w:p w14:paraId="5E17FC6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32</w:t>
                            </w:r>
                          </w:p>
                          <w:p w14:paraId="593AD34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0C95A0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78EF6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294D09F" w14:textId="77777777" w:rsidR="00BF1671" w:rsidRPr="00BF1671" w:rsidRDefault="00BF1671" w:rsidP="00BF1671">
                            <w:pPr>
                              <w:pStyle w:val="NoSpacing"/>
                              <w:rPr>
                                <w:sz w:val="18"/>
                                <w:szCs w:val="18"/>
                              </w:rPr>
                            </w:pPr>
                            <w:r w:rsidRPr="00BF1671">
                              <w:rPr>
                                <w:sz w:val="18"/>
                                <w:szCs w:val="18"/>
                              </w:rPr>
                              <w:tab/>
                              <w:t>],</w:t>
                            </w:r>
                          </w:p>
                          <w:p w14:paraId="721417FC" w14:textId="77777777" w:rsidR="00BF1671" w:rsidRPr="00BF1671" w:rsidRDefault="00BF1671" w:rsidP="00BF1671">
                            <w:pPr>
                              <w:pStyle w:val="NoSpacing"/>
                              <w:rPr>
                                <w:sz w:val="18"/>
                                <w:szCs w:val="18"/>
                              </w:rPr>
                            </w:pPr>
                            <w:r w:rsidRPr="00BF1671">
                              <w:rPr>
                                <w:sz w:val="18"/>
                                <w:szCs w:val="18"/>
                              </w:rPr>
                              <w:tab/>
                              <w:t>"flags": [</w:t>
                            </w:r>
                          </w:p>
                          <w:p w14:paraId="07E90F8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305F7A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"D_001",</w:t>
                            </w:r>
                          </w:p>
                          <w:p w14:paraId="66FB79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587D3C30"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577AE1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202B5EC0"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ADEA9A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"D_002",</w:t>
                            </w:r>
                          </w:p>
                          <w:p w14:paraId="0B1ED3C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38AEE2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282933E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FB99357"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D5649B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"D_003",</w:t>
                            </w:r>
                          </w:p>
                          <w:p w14:paraId="12560A6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09D907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66009DCC"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0B28A1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C67FB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"A_001",</w:t>
                            </w:r>
                          </w:p>
                          <w:p w14:paraId="5C276BD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6F60B58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"ACCEPT"</w:t>
                            </w:r>
                          </w:p>
                          <w:p w14:paraId="6C20CC2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14461A9" w14:textId="77777777" w:rsidR="00BF1671" w:rsidRPr="00BF1671" w:rsidRDefault="00BF1671" w:rsidP="00BF1671">
                            <w:pPr>
                              <w:pStyle w:val="NoSpacing"/>
                              <w:rPr>
                                <w:sz w:val="18"/>
                                <w:szCs w:val="18"/>
                              </w:rPr>
                            </w:pPr>
                            <w:r w:rsidRPr="00BF1671">
                              <w:rPr>
                                <w:sz w:val="18"/>
                                <w:szCs w:val="18"/>
                              </w:rPr>
                              <w:tab/>
                              <w:t>]</w:t>
                            </w:r>
                          </w:p>
                          <w:p w14:paraId="3B5DD04D" w14:textId="77636F7A" w:rsidR="00BF1671" w:rsidRPr="00BF1671" w:rsidRDefault="00BF1671" w:rsidP="00BF1671">
                            <w:pPr>
                              <w:pStyle w:val="NoSpacing"/>
                              <w:rPr>
                                <w:sz w:val="18"/>
                                <w:szCs w:val="18"/>
                              </w:rPr>
                            </w:pPr>
                            <w:r w:rsidRPr="00BF1671">
                              <w:rPr>
                                <w:sz w:val="18"/>
                                <w:szCs w:val="18"/>
                              </w:rPr>
                              <w:t>}</w:t>
                            </w:r>
                          </w:p>
                        </w:txbxContent>
                      </wps:txbx>
                      <wps:bodyPr rot="0" vert="horz" wrap="square" lIns="91440" tIns="45720" rIns="91440" bIns="45720" anchor="t" anchorCtr="0">
                        <a:noAutofit/>
                      </wps:bodyPr>
                    </wps:wsp>
                  </a:graphicData>
                </a:graphic>
              </wp:inline>
            </w:drawing>
          </mc:Choice>
          <mc:Fallback>
            <w:pict>
              <v:shapetype w14:anchorId="22A4CEA9" id="_x0000_t202" coordsize="21600,21600" o:spt="202" path="m,l,21600r21600,l21600,xe">
                <v:stroke joinstyle="miter"/>
                <v:path gradientshapeok="t" o:connecttype="rect"/>
              </v:shapetype>
              <v:shape id="Text Box 2" o:spid="_x0000_s1026" type="#_x0000_t202" alt="Figure: An example of the GSON output, returning a JSON Representation of the Java Program's data model" style="width:433.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">
                <v:textbox>
                  <w:txbxContent>
                    <w:p w14:paraId="1B0CAF59" w14:textId="77777777" w:rsidR="00BF1671" w:rsidRPr="00BF1671" w:rsidRDefault="00BF1671" w:rsidP="00BF1671">
                      <w:pPr>
                        <w:pStyle w:val="NoSpacing"/>
                        <w:rPr>
                          <w:sz w:val="18"/>
                          <w:szCs w:val="18"/>
                        </w:rPr>
                      </w:pPr>
                      <w:r w:rsidRPr="00BF1671">
                        <w:rPr>
                          <w:sz w:val="18"/>
                          <w:szCs w:val="18"/>
                        </w:rPr>
                        <w:t>{</w:t>
                      </w:r>
                    </w:p>
                    <w:p w14:paraId="50AF9CA8" w14:textId="77777777" w:rsidR="00BF1671" w:rsidRPr="00BF1671" w:rsidRDefault="00BF1671" w:rsidP="00BF1671">
                      <w:pPr>
                        <w:pStyle w:val="NoSpacing"/>
                        <w:rPr>
                          <w:sz w:val="18"/>
                          <w:szCs w:val="18"/>
                        </w:rPr>
                      </w:pPr>
                      <w:r w:rsidRPr="00BF1671">
                        <w:rPr>
                          <w:sz w:val="18"/>
                          <w:szCs w:val="18"/>
                        </w:rPr>
                        <w:tab/>
                        <w:t>"appl": {</w:t>
                      </w:r>
                    </w:p>
                    <w:p w14:paraId="7C19C320" w14:textId="77777777" w:rsidR="00BF1671" w:rsidRPr="00BF1671" w:rsidRDefault="00BF1671" w:rsidP="00BF1671">
                      <w:pPr>
                        <w:pStyle w:val="NoSpacing"/>
                        <w:rPr>
                          <w:sz w:val="18"/>
                          <w:szCs w:val="18"/>
                        </w:rPr>
                      </w:pPr>
                      <w:r w:rsidRPr="00BF1671">
                        <w:rPr>
                          <w:sz w:val="18"/>
                          <w:szCs w:val="18"/>
                        </w:rPr>
                        <w:tab/>
                      </w:r>
                      <w:r w:rsidRPr="00BF1671">
                        <w:rPr>
                          <w:sz w:val="18"/>
                          <w:szCs w:val="18"/>
                        </w:rPr>
                        <w:tab/>
                        <w:t>"forename": "T",</w:t>
                      </w:r>
                    </w:p>
                    <w:p w14:paraId="035FAAA0" w14:textId="77777777" w:rsidR="00BF1671" w:rsidRPr="00BF1671" w:rsidRDefault="00BF1671" w:rsidP="00BF1671">
                      <w:pPr>
                        <w:pStyle w:val="NoSpacing"/>
                        <w:rPr>
                          <w:sz w:val="18"/>
                          <w:szCs w:val="18"/>
                        </w:rPr>
                      </w:pPr>
                      <w:r w:rsidRPr="00BF1671">
                        <w:rPr>
                          <w:sz w:val="18"/>
                          <w:szCs w:val="18"/>
                        </w:rPr>
                        <w:tab/>
                      </w:r>
                      <w:r w:rsidRPr="00BF1671">
                        <w:rPr>
                          <w:sz w:val="18"/>
                          <w:szCs w:val="18"/>
                        </w:rPr>
                        <w:tab/>
                        <w:t>"surname": "T",</w:t>
                      </w:r>
                    </w:p>
                    <w:p w14:paraId="08216351" w14:textId="77777777" w:rsidR="00BF1671" w:rsidRPr="00BF1671" w:rsidRDefault="00BF1671" w:rsidP="00BF1671">
                      <w:pPr>
                        <w:pStyle w:val="NoSpacing"/>
                        <w:rPr>
                          <w:sz w:val="18"/>
                          <w:szCs w:val="18"/>
                        </w:rPr>
                      </w:pPr>
                      <w:r w:rsidRPr="00BF1671">
                        <w:rPr>
                          <w:sz w:val="18"/>
                          <w:szCs w:val="18"/>
                        </w:rPr>
                        <w:tab/>
                      </w:r>
                      <w:r w:rsidRPr="00BF1671">
                        <w:rPr>
                          <w:sz w:val="18"/>
                          <w:szCs w:val="18"/>
                        </w:rPr>
                        <w:tab/>
                        <w:t>"employmentStatus": "FullTime",</w:t>
                      </w:r>
                    </w:p>
                    <w:p w14:paraId="03EBCDD5" w14:textId="77777777" w:rsidR="00BF1671" w:rsidRPr="00BF1671" w:rsidRDefault="00BF1671" w:rsidP="00BF1671">
                      <w:pPr>
                        <w:pStyle w:val="NoSpacing"/>
                        <w:rPr>
                          <w:sz w:val="18"/>
                          <w:szCs w:val="18"/>
                        </w:rPr>
                      </w:pPr>
                      <w:r w:rsidRPr="00BF1671">
                        <w:rPr>
                          <w:sz w:val="18"/>
                          <w:szCs w:val="18"/>
                        </w:rPr>
                        <w:tab/>
                      </w:r>
                      <w:r w:rsidRPr="00BF1671">
                        <w:rPr>
                          <w:sz w:val="18"/>
                          <w:szCs w:val="18"/>
                        </w:rPr>
                        <w:tab/>
                        <w:t>"residentialStatus": "HomeOwner"</w:t>
                      </w:r>
                    </w:p>
                    <w:p w14:paraId="084408B9" w14:textId="77777777" w:rsidR="00BF1671" w:rsidRPr="00BF1671" w:rsidRDefault="00BF1671" w:rsidP="00BF1671">
                      <w:pPr>
                        <w:pStyle w:val="NoSpacing"/>
                        <w:rPr>
                          <w:sz w:val="18"/>
                          <w:szCs w:val="18"/>
                        </w:rPr>
                      </w:pPr>
                      <w:r w:rsidRPr="00BF1671">
                        <w:rPr>
                          <w:sz w:val="18"/>
                          <w:szCs w:val="18"/>
                        </w:rPr>
                        <w:tab/>
                        <w:t>},</w:t>
                      </w:r>
                    </w:p>
                    <w:p w14:paraId="350F585B" w14:textId="77777777" w:rsidR="00BF1671" w:rsidRPr="00BF1671" w:rsidRDefault="00BF1671" w:rsidP="00BF1671">
                      <w:pPr>
                        <w:pStyle w:val="NoSpacing"/>
                        <w:rPr>
                          <w:sz w:val="18"/>
                          <w:szCs w:val="18"/>
                        </w:rPr>
                      </w:pPr>
                      <w:r w:rsidRPr="00BF1671">
                        <w:rPr>
                          <w:sz w:val="18"/>
                          <w:szCs w:val="18"/>
                        </w:rPr>
                        <w:tab/>
                        <w:t>"decData": {</w:t>
                      </w:r>
                    </w:p>
                    <w:p w14:paraId="28BD68E9" w14:textId="77777777" w:rsidR="00BF1671" w:rsidRPr="00BF1671" w:rsidRDefault="00BF1671" w:rsidP="00BF1671">
                      <w:pPr>
                        <w:pStyle w:val="NoSpacing"/>
                        <w:rPr>
                          <w:sz w:val="18"/>
                          <w:szCs w:val="18"/>
                        </w:rPr>
                      </w:pPr>
                      <w:r w:rsidRPr="00BF1671">
                        <w:rPr>
                          <w:sz w:val="18"/>
                          <w:szCs w:val="18"/>
                        </w:rPr>
                        <w:tab/>
                      </w:r>
                      <w:r w:rsidRPr="00BF1671">
                        <w:rPr>
                          <w:sz w:val="18"/>
                          <w:szCs w:val="18"/>
                        </w:rPr>
                        <w:tab/>
                        <w:t>"pk": 4874,</w:t>
                      </w:r>
                    </w:p>
                    <w:p w14:paraId="056E81EC"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"E1B07": "0",</w:t>
                      </w:r>
                    </w:p>
                    <w:p w14:paraId="7B7AF4F3"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"E1B08": "0",</w:t>
                      </w:r>
                    </w:p>
                    <w:p w14:paraId="371413A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"E1B09": 2,</w:t>
                      </w:r>
                    </w:p>
                    <w:p w14:paraId="1842AD6F"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"TRD_A_13": -3,</w:t>
                      </w:r>
                    </w:p>
                    <w:p w14:paraId="510444E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"E1A09": 0,</w:t>
                      </w:r>
                    </w:p>
                    <w:p w14:paraId="2BD439FF" w14:textId="77777777" w:rsidR="00BF1671" w:rsidRPr="00BF1671" w:rsidRDefault="00BF1671" w:rsidP="00BF1671">
                      <w:pPr>
                        <w:pStyle w:val="NoSpacing"/>
                        <w:rPr>
                          <w:sz w:val="18"/>
                          <w:szCs w:val="18"/>
                        </w:rPr>
                      </w:pPr>
                      <w:r w:rsidRPr="00BF1671">
                        <w:rPr>
                          <w:sz w:val="18"/>
                          <w:szCs w:val="18"/>
                        </w:rPr>
                        <w:tab/>
                      </w:r>
                      <w:r w:rsidRPr="00BF1671">
                        <w:rPr>
                          <w:sz w:val="18"/>
                          <w:szCs w:val="18"/>
                        </w:rPr>
                        <w:tab/>
                        <w:t>"E5S051": 777,</w:t>
                      </w:r>
                    </w:p>
                    <w:p w14:paraId="07C1AA95" w14:textId="77777777" w:rsidR="00BF1671" w:rsidRPr="00BF1671" w:rsidRDefault="00BF1671" w:rsidP="00BF1671">
                      <w:pPr>
                        <w:pStyle w:val="NoSpacing"/>
                        <w:rPr>
                          <w:sz w:val="18"/>
                          <w:szCs w:val="18"/>
                        </w:rPr>
                      </w:pPr>
                      <w:r w:rsidRPr="00BF1671">
                        <w:rPr>
                          <w:sz w:val="18"/>
                          <w:szCs w:val="18"/>
                        </w:rPr>
                        <w:tab/>
                      </w:r>
                      <w:r w:rsidRPr="00BF1671">
                        <w:rPr>
                          <w:sz w:val="18"/>
                          <w:szCs w:val="18"/>
                        </w:rPr>
                        <w:tab/>
                        <w:t>"NDSPCII": -4,</w:t>
                      </w:r>
                    </w:p>
                    <w:p w14:paraId="2BB9B96C"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"TRD_A_06": 2,</w:t>
                      </w:r>
                    </w:p>
                    <w:p w14:paraId="0F0B2CEB"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"E1B13": 0,</w:t>
                      </w:r>
                    </w:p>
                    <w:p w14:paraId="3AC6EE31"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"E1B01": 0,</w:t>
                      </w:r>
                    </w:p>
                    <w:p w14:paraId="7CAC97D4"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"TRD_STL_14": -2,</w:t>
                      </w:r>
                    </w:p>
                    <w:p w14:paraId="04498B8B"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"TRD_STL_19": -2</w:t>
                      </w:r>
                    </w:p>
                    <w:p w14:paraId="147AF9CA" w14:textId="77777777" w:rsidR="00BF1671" w:rsidRPr="00BF1671" w:rsidRDefault="00BF1671" w:rsidP="00BF1671">
                      <w:pPr>
                        <w:pStyle w:val="NoSpacing"/>
                        <w:rPr>
                          <w:sz w:val="18"/>
                          <w:szCs w:val="18"/>
                        </w:rPr>
                      </w:pPr>
                      <w:r w:rsidRPr="00BF1671">
                        <w:rPr>
                          <w:sz w:val="18"/>
                          <w:szCs w:val="18"/>
                        </w:rPr>
                        <w:tab/>
                        <w:t>},</w:t>
                      </w:r>
                    </w:p>
                    <w:p w14:paraId="4CCD66E4" w14:textId="77777777" w:rsidR="00BF1671" w:rsidRPr="00BF1671" w:rsidRDefault="00BF1671" w:rsidP="00BF1671">
                      <w:pPr>
                        <w:pStyle w:val="NoSpacing"/>
                        <w:rPr>
                          <w:sz w:val="18"/>
                          <w:szCs w:val="18"/>
                        </w:rPr>
                      </w:pPr>
                      <w:r w:rsidRPr="00BF1671">
                        <w:rPr>
                          <w:sz w:val="18"/>
                          <w:szCs w:val="18"/>
                        </w:rPr>
                        <w:tab/>
                        <w:t>"scorecardRngResult": 77,</w:t>
                      </w:r>
                    </w:p>
                    <w:p w14:paraId="7EF10E9E" w14:textId="77777777" w:rsidR="00BF1671" w:rsidRPr="00BF1671" w:rsidRDefault="00BF1671" w:rsidP="00BF1671">
                      <w:pPr>
                        <w:pStyle w:val="NoSpacing"/>
                        <w:rPr>
                          <w:sz w:val="18"/>
                          <w:szCs w:val="18"/>
                        </w:rPr>
                      </w:pPr>
                      <w:r w:rsidRPr="00BF1671">
                        <w:rPr>
                          <w:sz w:val="18"/>
                          <w:szCs w:val="18"/>
                        </w:rPr>
                        <w:tab/>
                        <w:t>"strategyPath": "CHALLANGER",</w:t>
                      </w:r>
                    </w:p>
                    <w:p w14:paraId="00CAC2C8" w14:textId="77777777" w:rsidR="00BF1671" w:rsidRPr="00BF1671" w:rsidRDefault="00BF1671" w:rsidP="00BF1671">
                      <w:pPr>
                        <w:pStyle w:val="NoSpacing"/>
                        <w:rPr>
                          <w:sz w:val="18"/>
                          <w:szCs w:val="18"/>
                        </w:rPr>
                      </w:pPr>
                      <w:r w:rsidRPr="00BF1671">
                        <w:rPr>
                          <w:sz w:val="18"/>
                          <w:szCs w:val="18"/>
                        </w:rPr>
                        <w:tab/>
                        <w:t>"scorecards": [</w:t>
                      </w:r>
                    </w:p>
                    <w:p w14:paraId="7D9F1E09"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C5045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"scorecardName": "ChampionScorecard",</w:t>
                      </w:r>
                    </w:p>
                    <w:p w14:paraId="0E99F6E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733,</w:t>
                      </w:r>
                    </w:p>
                    <w:p w14:paraId="43A2607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475AF5C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"probOfDefault": 0.0024726231566347745,</w:t>
                      </w:r>
                    </w:p>
                    <w:p w14:paraId="07933F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"stringCharacteristics": [</w:t>
                      </w:r>
                    </w:p>
                    <w:p w14:paraId="3703DF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AAA18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5A6B15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"E1B07",</w:t>
                      </w:r>
                    </w:p>
                    <w:p w14:paraId="5921E61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27</w:t>
                      </w:r>
                    </w:p>
                    <w:p w14:paraId="0484E4F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9516F3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4586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"HomeOwner",</w:t>
                      </w:r>
                    </w:p>
                    <w:p w14:paraId="415FABD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"ResidentialStatus",</w:t>
                      </w:r>
                    </w:p>
                    <w:p w14:paraId="0E50948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445EB9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1075D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129D9DC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"numberCharacteristics": [</w:t>
                      </w:r>
                    </w:p>
                    <w:p w14:paraId="43BBB3A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2E85F3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7799395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"E1B09",</w:t>
                      </w:r>
                    </w:p>
                    <w:p w14:paraId="4C3984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10</w:t>
                      </w:r>
                    </w:p>
                    <w:p w14:paraId="559202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6699C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618F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-3,</w:t>
                      </w:r>
                    </w:p>
                    <w:p w14:paraId="0498CC5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"TRD-A-13",</w:t>
                      </w:r>
                    </w:p>
                    <w:p w14:paraId="74E4152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6D0D24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C413BA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9B23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23B591A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"E1A09",</w:t>
                      </w:r>
                    </w:p>
                    <w:p w14:paraId="07A15E4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46</w:t>
                      </w:r>
                    </w:p>
                    <w:p w14:paraId="54AB975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5DB0AD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F3B2F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2C96215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"TRDSTL14",</w:t>
                      </w:r>
                    </w:p>
                    <w:p w14:paraId="168AC74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-30</w:t>
                      </w:r>
                    </w:p>
                    <w:p w14:paraId="650C98A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F4859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59EEE8E"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D3269A5"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20BB14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"scorecardName": "ChallangerScorecard",</w:t>
                      </w:r>
                    </w:p>
                    <w:p w14:paraId="259D2F4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691,</w:t>
                      </w:r>
                    </w:p>
                    <w:p w14:paraId="1A2AECD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7BCCC33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"probOfDefault": 0.01798620996209156,</w:t>
                      </w:r>
                    </w:p>
                    <w:p w14:paraId="796A81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"stringCharacteristics": [</w:t>
                      </w:r>
                    </w:p>
                    <w:p w14:paraId="05E6C39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0EA644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"FullTime",</w:t>
                      </w:r>
                    </w:p>
                    <w:p w14:paraId="3B15CB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"EmploymentStatus",</w:t>
                      </w:r>
                    </w:p>
                    <w:p w14:paraId="4E23B0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45</w:t>
                      </w:r>
                    </w:p>
                    <w:p w14:paraId="4A37A1D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3480EB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E6A68D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"numberCharacteristics": [</w:t>
                      </w:r>
                    </w:p>
                    <w:p w14:paraId="2345B7F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AF0B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-4,</w:t>
                      </w:r>
                    </w:p>
                    <w:p w14:paraId="0A54EFE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"NDSPCII",</w:t>
                      </w:r>
                    </w:p>
                    <w:p w14:paraId="7784D61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3E17559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03BD5F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328CBA4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5BD3033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"TRD-A-06",</w:t>
                      </w:r>
                    </w:p>
                    <w:p w14:paraId="492E60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14</w:t>
                      </w:r>
                    </w:p>
                    <w:p w14:paraId="134BC33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C8D181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BE298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2F09038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"E1B13",</w:t>
                      </w:r>
                    </w:p>
                    <w:p w14:paraId="07D8956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26</w:t>
                      </w:r>
                    </w:p>
                    <w:p w14:paraId="1AE9527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40D46D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C648FD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08EFC3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"E1B01",</w:t>
                      </w:r>
                    </w:p>
                    <w:p w14:paraId="7122C1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34</w:t>
                      </w:r>
                    </w:p>
                    <w:p w14:paraId="5D56BB2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35727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190736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3DA7814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"TRD-STL-19",</w:t>
                      </w:r>
                    </w:p>
                    <w:p w14:paraId="5E17FC6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32</w:t>
                      </w:r>
                    </w:p>
                    <w:p w14:paraId="593AD34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0C95A0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78EF6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294D09F" w14:textId="77777777" w:rsidR="00BF1671" w:rsidRPr="00BF1671" w:rsidRDefault="00BF1671" w:rsidP="00BF1671">
                      <w:pPr>
                        <w:pStyle w:val="NoSpacing"/>
                        <w:rPr>
                          <w:sz w:val="18"/>
                          <w:szCs w:val="18"/>
                        </w:rPr>
                      </w:pPr>
                      <w:r w:rsidRPr="00BF1671">
                        <w:rPr>
                          <w:sz w:val="18"/>
                          <w:szCs w:val="18"/>
                        </w:rPr>
                        <w:tab/>
                        <w:t>],</w:t>
                      </w:r>
                    </w:p>
                    <w:p w14:paraId="721417FC" w14:textId="77777777" w:rsidR="00BF1671" w:rsidRPr="00BF1671" w:rsidRDefault="00BF1671" w:rsidP="00BF1671">
                      <w:pPr>
                        <w:pStyle w:val="NoSpacing"/>
                        <w:rPr>
                          <w:sz w:val="18"/>
                          <w:szCs w:val="18"/>
                        </w:rPr>
                      </w:pPr>
                      <w:r w:rsidRPr="00BF1671">
                        <w:rPr>
                          <w:sz w:val="18"/>
                          <w:szCs w:val="18"/>
                        </w:rPr>
                        <w:tab/>
                        <w:t>"flags": [</w:t>
                      </w:r>
                    </w:p>
                    <w:p w14:paraId="07E90F8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305F7A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"D_001",</w:t>
                      </w:r>
                    </w:p>
                    <w:p w14:paraId="66FB79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587D3C30"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577AE1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202B5EC0"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ADEA9A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"D_002",</w:t>
                      </w:r>
                    </w:p>
                    <w:p w14:paraId="0B1ED3C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38AEE2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282933E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FB99357"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D5649B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"D_003",</w:t>
                      </w:r>
                    </w:p>
                    <w:p w14:paraId="12560A6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09D907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66009DCC"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0B28A1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C67FB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"A_001",</w:t>
                      </w:r>
                    </w:p>
                    <w:p w14:paraId="5C276BD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6F60B58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"ACCEPT"</w:t>
                      </w:r>
                    </w:p>
                    <w:p w14:paraId="6C20CC2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14461A9" w14:textId="77777777" w:rsidR="00BF1671" w:rsidRPr="00BF1671" w:rsidRDefault="00BF1671" w:rsidP="00BF1671">
                      <w:pPr>
                        <w:pStyle w:val="NoSpacing"/>
                        <w:rPr>
                          <w:sz w:val="18"/>
                          <w:szCs w:val="18"/>
                        </w:rPr>
                      </w:pPr>
                      <w:r w:rsidRPr="00BF1671">
                        <w:rPr>
                          <w:sz w:val="18"/>
                          <w:szCs w:val="18"/>
                        </w:rPr>
                        <w:tab/>
                        <w:t>]</w:t>
                      </w:r>
                    </w:p>
                    <w:p w14:paraId="3B5DD04D" w14:textId="77636F7A" w:rsidR="00BF1671" w:rsidRPr="00BF1671" w:rsidRDefault="00BF1671" w:rsidP="00BF1671">
                      <w:pPr>
                        <w:pStyle w:val="NoSpacing"/>
                        <w:rPr>
                          <w:sz w:val="18"/>
                          <w:szCs w:val="18"/>
                        </w:rPr>
                      </w:pPr>
                      <w:r w:rsidRPr="00BF1671">
                        <w:rPr>
                          <w:sz w:val="18"/>
                          <w:szCs w:val="18"/>
                        </w:rPr>
                        <w:t>}</w:t>
                      </w:r>
                    </w:p>
                  </w:txbxContent>
                </v:textbox>
                <w10:anchorlock/>
              </v:shape>
            </w:pict>
          </mc:Fallback>
        </mc:AlternateContent>
      </w:r>
    </w:p>
    <w:p w14:paraId="23EBDA49" w14:textId="25197A01" w:rsidR="00BF1671" w:rsidRPr="002B7EBF" w:rsidRDefault="000A3930" w:rsidP="000A3930">
      <w:pPr>
        <w:pStyle w:val="Caption"/>
        <w:rPr>
          <w:rFonts w:cstheme="minorHAnsi"/>
          <w:b/>
          <w:bCs/>
        </w:rPr>
        <w:pPrChange w:id="225" w:author="Benjamin Roberts" w:date="2024-06-10T22:24:00Z" w16du:dateUtc="2024-06-10T21:24:00Z">
          <w:pPr/>
        </w:pPrChange>
      </w:pPr>
      <w:ins w:id="226" w:author="Benjamin Roberts" w:date="2024-06-10T22:24:00Z" w16du:dateUtc="2024-06-10T21:24:00Z">
        <w:r>
          <w:t xml:space="preserve">Figure </w:t>
        </w:r>
        <w:r>
          <w:fldChar w:fldCharType="begin"/>
        </w:r>
        <w:r>
          <w:instrText xml:space="preserve"> SEQ Figure \* ARABIC </w:instrText>
        </w:r>
      </w:ins>
      <w:r>
        <w:fldChar w:fldCharType="separate"/>
      </w:r>
      <w:ins w:id="227" w:author="Benjamin Roberts" w:date="2024-06-10T22:27:00Z" w16du:dateUtc="2024-06-10T21:27:00Z">
        <w:r w:rsidR="00EB6911">
          <w:rPr>
            <w:noProof/>
          </w:rPr>
          <w:t>15</w:t>
        </w:r>
      </w:ins>
      <w:ins w:id="228" w:author="Benjamin Roberts" w:date="2024-06-10T22:24:00Z" w16du:dateUtc="2024-06-10T21:24:00Z">
        <w:r>
          <w:fldChar w:fldCharType="end"/>
        </w:r>
        <w:r>
          <w:t xml:space="preserve"> - </w:t>
        </w:r>
        <w:r w:rsidRPr="004D3B1B">
          <w:t>An example of the GSON output, returning a JSON Representation of the Java Program's data model</w:t>
        </w:r>
      </w:ins>
      <w:del w:id="229" w:author="Benjamin Roberts" w:date="2024-06-10T22:24:00Z" w16du:dateUtc="2024-06-10T21:24:00Z">
        <w:r w:rsidR="00BF1671" w:rsidRPr="002B7EBF" w:rsidDel="000A3930">
          <w:rPr>
            <w:rFonts w:cstheme="minorHAnsi"/>
            <w:b/>
            <w:bCs/>
          </w:rPr>
          <w:delText>Fi</w:delText>
        </w:r>
      </w:del>
      <w:ins w:id="230" w:author="Benjamin Roberts" w:date="2024-06-10T22:24:00Z" w16du:dateUtc="2024-06-10T21:24:00Z">
        <w:r w:rsidRPr="002B7EBF" w:rsidDel="000A3930">
          <w:rPr>
            <w:rFonts w:cstheme="minorHAnsi"/>
            <w:b/>
            <w:bCs/>
          </w:rPr>
          <w:t xml:space="preserve"> </w:t>
        </w:r>
      </w:ins>
      <w:del w:id="231" w:author="Benjamin Roberts" w:date="2024-06-10T22:24:00Z" w16du:dateUtc="2024-06-10T21:24:00Z">
        <w:r w:rsidR="00BF1671" w:rsidRPr="002B7EBF" w:rsidDel="000A3930">
          <w:rPr>
            <w:rFonts w:cstheme="minorHAnsi"/>
            <w:b/>
            <w:bCs/>
          </w:rPr>
          <w:delText>gure: An example of the GSON output, returning a JSON Representation of the Java Program's data model</w:delText>
        </w:r>
      </w:del>
      <w:r w:rsidR="00BF1671" w:rsidRPr="002B7EBF">
        <w:rPr>
          <w:rFonts w:cstheme="minorHAnsi"/>
          <w:b/>
          <w:bCs/>
        </w:rPr>
        <w:br w:type="page"/>
      </w:r>
    </w:p>
    <w:p w14:paraId="6DB82D2C" w14:textId="77FBB78C" w:rsidR="00EC7E9E" w:rsidRPr="002B7EBF" w:rsidRDefault="00EC7E9E" w:rsidP="00592022">
      <w:pPr>
        <w:pStyle w:val="Heading2"/>
        <w:rPr>
          <w:rFonts w:asciiTheme="minorHAnsi" w:hAnsiTheme="minorHAnsi" w:cstheme="minorHAnsi"/>
        </w:rPr>
      </w:pPr>
      <w:bookmarkStart w:id="232" w:name="_Toc168487606"/>
      <w:r w:rsidRPr="002B7EBF">
        <w:rPr>
          <w:rFonts w:asciiTheme="minorHAnsi" w:hAnsiTheme="minorHAnsi" w:cstheme="minorHAnsi"/>
        </w:rPr>
        <w:lastRenderedPageBreak/>
        <w:t>Credit Policy built</w:t>
      </w:r>
      <w:bookmarkEnd w:id="232"/>
    </w:p>
    <w:p w14:paraId="453177B3" w14:textId="117FA54D" w:rsidR="008C730F" w:rsidRPr="002B7EBF" w:rsidRDefault="008C730F" w:rsidP="002B3349">
      <w:pPr>
        <w:jc w:val="both"/>
        <w:rPr>
          <w:rFonts w:cstheme="minorHAnsi"/>
        </w:rPr>
      </w:pPr>
      <w:r w:rsidRPr="002B7EBF">
        <w:rPr>
          <w:rFonts w:cstheme="minorHAnsi"/>
        </w:rPr>
        <w:t>The below section details the Credit Decisioning Logic built into the program.</w:t>
      </w:r>
    </w:p>
    <w:p w14:paraId="59B3D398" w14:textId="77777777" w:rsidR="00833D68" w:rsidRPr="002B7EBF" w:rsidRDefault="00EC7E9E" w:rsidP="002B3349">
      <w:pPr>
        <w:pStyle w:val="Heading3"/>
        <w:jc w:val="both"/>
        <w:rPr>
          <w:rFonts w:asciiTheme="minorHAnsi" w:hAnsiTheme="minorHAnsi" w:cstheme="minorHAnsi"/>
        </w:rPr>
      </w:pPr>
      <w:bookmarkStart w:id="233" w:name="_Toc168487607"/>
      <w:r w:rsidRPr="002B7EBF">
        <w:rPr>
          <w:rFonts w:asciiTheme="minorHAnsi" w:hAnsiTheme="minorHAnsi" w:cstheme="minorHAnsi"/>
        </w:rPr>
        <w:t>Scorecards</w:t>
      </w:r>
      <w:bookmarkEnd w:id="233"/>
    </w:p>
    <w:p w14:paraId="09DCF099" w14:textId="120056E3" w:rsidR="00554BA7" w:rsidRPr="002B7EBF" w:rsidRDefault="00554BA7" w:rsidP="002B3349">
      <w:pPr>
        <w:jc w:val="both"/>
        <w:rPr>
          <w:rFonts w:cstheme="minorHAnsi"/>
        </w:rPr>
      </w:pPr>
      <w:r w:rsidRPr="002B7EBF">
        <w:rPr>
          <w:rFonts w:cstheme="minorHAnsi"/>
        </w:rPr>
        <w:t xml:space="preserve">Credit Scorecards are a tool in credit risk management used by </w:t>
      </w:r>
      <w:r w:rsidR="002B3349" w:rsidRPr="002B7EBF">
        <w:rPr>
          <w:rFonts w:cstheme="minorHAnsi"/>
        </w:rPr>
        <w:t>Credit</w:t>
      </w:r>
      <w:r w:rsidRPr="002B7EBF">
        <w:rPr>
          <w:rFonts w:cstheme="minorHAnsi"/>
        </w:rPr>
        <w:t xml:space="preserve"> Risk Management teams to model/predict the likelihood of default for a given subject borrower</w:t>
      </w:r>
      <w:r w:rsidR="002B3349" w:rsidRPr="002B7EBF">
        <w:rPr>
          <w:rFonts w:cstheme="minorHAnsi"/>
        </w:rPr>
        <w:t xml:space="preserve"> </w:t>
      </w:r>
      <w:r w:rsidRPr="002B7EBF">
        <w:rPr>
          <w:rFonts w:cstheme="minorHAnsi"/>
        </w:rPr>
        <w:t>(i.e</w:t>
      </w:r>
      <w:r w:rsidR="002B3349" w:rsidRPr="002B7EBF">
        <w:rPr>
          <w:rFonts w:cstheme="minorHAnsi"/>
        </w:rPr>
        <w:t>.</w:t>
      </w:r>
      <w:r w:rsidRPr="002B7EBF">
        <w:rPr>
          <w:rFonts w:cstheme="minorHAnsi"/>
        </w:rPr>
        <w:t xml:space="preserve"> an applicant/customer) over </w:t>
      </w:r>
      <w:r w:rsidR="002B3349" w:rsidRPr="002B7EBF">
        <w:rPr>
          <w:rFonts w:cstheme="minorHAnsi"/>
        </w:rPr>
        <w:t>a period</w:t>
      </w:r>
      <w:r w:rsidRPr="002B7EBF">
        <w:rPr>
          <w:rFonts w:cstheme="minorHAnsi"/>
        </w:rPr>
        <w:t xml:space="preserve"> (Huang and Scott, 2017). </w:t>
      </w:r>
      <w:r w:rsidR="002B3349" w:rsidRPr="002B7EBF">
        <w:rPr>
          <w:rFonts w:cstheme="minorHAnsi"/>
        </w:rPr>
        <w:t>They are used</w:t>
      </w:r>
      <w:r w:rsidRPr="002B7EBF">
        <w:rPr>
          <w:rFonts w:cstheme="minorHAnsi"/>
        </w:rPr>
        <w:t xml:space="preserve"> for evaluating the creditworthiness of a customer</w:t>
      </w:r>
      <w:r w:rsidR="002B3349" w:rsidRPr="002B7EBF">
        <w:rPr>
          <w:rFonts w:cstheme="minorHAnsi"/>
        </w:rPr>
        <w:t>, making them critical part of the Credit Decisioning process. This</w:t>
      </w:r>
      <w:r w:rsidRPr="002B7EBF">
        <w:rPr>
          <w:rFonts w:cstheme="minorHAnsi"/>
        </w:rPr>
        <w:t xml:space="preserve"> made them a natural choice to build in this project.</w:t>
      </w:r>
    </w:p>
    <w:p w14:paraId="073A4469" w14:textId="6AF9753B" w:rsidR="002B3349" w:rsidRPr="002B7EBF" w:rsidRDefault="002B3349" w:rsidP="002B3349">
      <w:pPr>
        <w:jc w:val="both"/>
        <w:rPr>
          <w:rFonts w:cstheme="minorHAnsi"/>
        </w:rPr>
      </w:pPr>
      <w:r w:rsidRPr="002B7EBF">
        <w:rPr>
          <w:rFonts w:cstheme="minorHAnsi"/>
        </w:rPr>
        <w:t>Scorecards from a program point of view are made up of:</w:t>
      </w:r>
    </w:p>
    <w:p w14:paraId="20D81E05" w14:textId="1CCD3D1C" w:rsidR="002B3349" w:rsidRPr="002B7EBF" w:rsidRDefault="002B3349" w:rsidP="002B3349">
      <w:pPr>
        <w:pStyle w:val="ListParagraph"/>
        <w:numPr>
          <w:ilvl w:val="0"/>
          <w:numId w:val="9"/>
        </w:numPr>
        <w:jc w:val="both"/>
        <w:rPr>
          <w:rFonts w:cstheme="minorHAnsi"/>
        </w:rPr>
      </w:pPr>
      <w:r w:rsidRPr="002B7EBF">
        <w:rPr>
          <w:rFonts w:cstheme="minorHAnsi"/>
        </w:rPr>
        <w:t>Characteristics which receive a score based on their value</w:t>
      </w:r>
    </w:p>
    <w:p w14:paraId="5A7B82FA" w14:textId="491DC166" w:rsidR="002B3349" w:rsidRPr="002B7EBF" w:rsidRDefault="002B3349" w:rsidP="002B3349">
      <w:pPr>
        <w:pStyle w:val="ListParagraph"/>
        <w:numPr>
          <w:ilvl w:val="0"/>
          <w:numId w:val="9"/>
        </w:numPr>
        <w:jc w:val="both"/>
        <w:rPr>
          <w:rFonts w:cstheme="minorHAnsi"/>
        </w:rPr>
      </w:pPr>
      <w:r w:rsidRPr="002B7EBF">
        <w:rPr>
          <w:rFonts w:cstheme="minorHAnsi"/>
        </w:rPr>
        <w:t>A final calculated score based on the sum of the characteristic scores + a starting score</w:t>
      </w:r>
    </w:p>
    <w:p w14:paraId="002D674A" w14:textId="7390A231" w:rsidR="002B3349" w:rsidRPr="002B7EBF" w:rsidRDefault="002B3349" w:rsidP="002B3349">
      <w:pPr>
        <w:pStyle w:val="ListParagraph"/>
        <w:numPr>
          <w:ilvl w:val="0"/>
          <w:numId w:val="9"/>
        </w:numPr>
        <w:jc w:val="both"/>
        <w:rPr>
          <w:rFonts w:cstheme="minorHAnsi"/>
        </w:rPr>
      </w:pPr>
      <w:r w:rsidRPr="002B7EBF">
        <w:rPr>
          <w:rFonts w:cstheme="minorHAnsi"/>
        </w:rPr>
        <w:t>A “Score Index” used to group ranges of scores together. Typically translates into groups the business can use to simply communicate which applicants are more risky</w:t>
      </w:r>
    </w:p>
    <w:p w14:paraId="597BF898" w14:textId="0F638B27" w:rsidR="002B3349" w:rsidRPr="002B7EBF" w:rsidRDefault="002B3349" w:rsidP="002B3349">
      <w:pPr>
        <w:pStyle w:val="ListParagraph"/>
        <w:numPr>
          <w:ilvl w:val="0"/>
          <w:numId w:val="9"/>
        </w:numPr>
        <w:jc w:val="both"/>
        <w:rPr>
          <w:rFonts w:cstheme="minorHAnsi"/>
        </w:rPr>
      </w:pPr>
      <w:r w:rsidRPr="002B7EBF">
        <w:rPr>
          <w:rFonts w:cstheme="minorHAnsi"/>
        </w:rPr>
        <w:t>A “Probability of Default”, which translates the raw score into a percentage chance the applicant would default on a credit offer i.e. they are unable to pay</w:t>
      </w:r>
    </w:p>
    <w:p w14:paraId="217EB049" w14:textId="2B456B1A" w:rsidR="002B3349" w:rsidRPr="002B7EBF" w:rsidRDefault="00E34A18" w:rsidP="002B3349">
      <w:pPr>
        <w:jc w:val="both"/>
        <w:rPr>
          <w:rFonts w:cstheme="minorHAnsi"/>
        </w:rPr>
      </w:pPr>
      <w:r w:rsidRPr="002B7EBF">
        <w:rPr>
          <w:rFonts w:cstheme="minorHAnsi"/>
        </w:rPr>
        <w:t>This project implements 2 scorecards in a champion/challenger fashion. This is an approach that deploys multiple competing strategies into a production environment and monitoring which provides the best performance (FICO, 2020).</w:t>
      </w:r>
      <w:r w:rsidR="008C730F" w:rsidRPr="002B7EBF">
        <w:rPr>
          <w:rFonts w:cstheme="minorHAnsi"/>
        </w:rPr>
        <w:t xml:space="preserve"> Using this is an effective demonstration of using Object-Oriented programming to build Credit Decisioning logic.</w:t>
      </w:r>
    </w:p>
    <w:p w14:paraId="4737318A" w14:textId="77777777" w:rsidR="002B3349" w:rsidRPr="002B7EBF" w:rsidRDefault="002B3349" w:rsidP="002B3349">
      <w:pPr>
        <w:jc w:val="both"/>
        <w:rPr>
          <w:rFonts w:cstheme="minorHAnsi"/>
        </w:rPr>
      </w:pPr>
      <w:r w:rsidRPr="002B7EBF">
        <w:rPr>
          <w:rFonts w:cstheme="minorHAnsi"/>
        </w:rPr>
        <w:t>Note that both scorecards are not based on any actual statistical model. They are only for demonstrating how the concept can be implemented in an Object-Oriented program.</w:t>
      </w:r>
    </w:p>
    <w:p w14:paraId="1DA7BE2B" w14:textId="15E1C20D" w:rsidR="002B3349" w:rsidRPr="002B7EBF" w:rsidRDefault="002B3349" w:rsidP="002B3349">
      <w:pPr>
        <w:jc w:val="both"/>
        <w:rPr>
          <w:rFonts w:cstheme="minorHAnsi"/>
        </w:rPr>
      </w:pPr>
      <w:r w:rsidRPr="002B7EBF">
        <w:rPr>
          <w:rFonts w:cstheme="minorHAnsi"/>
        </w:rPr>
        <w:t>The Characteristics form the core of any scorecard. Given that each scorecard is unique in what variables it uses and how it assesses each variable, I chose to use classes containing static methods to implement these. This is shown in the figure below:</w:t>
      </w:r>
    </w:p>
    <w:p w14:paraId="60E17AA2" w14:textId="77777777" w:rsidR="000A3930" w:rsidRDefault="00F40ADB" w:rsidP="000A3930">
      <w:pPr>
        <w:keepNext/>
        <w:jc w:val="both"/>
        <w:rPr>
          <w:ins w:id="234" w:author="Benjamin Roberts" w:date="2024-06-10T22:25:00Z" w16du:dateUtc="2024-06-10T21:25:00Z"/>
        </w:rPr>
        <w:pPrChange w:id="235" w:author="Benjamin Roberts" w:date="2024-06-10T22:25:00Z" w16du:dateUtc="2024-06-10T21:25:00Z">
          <w:pPr>
            <w:jc w:val="both"/>
          </w:pPr>
        </w:pPrChange>
      </w:pPr>
      <w:r w:rsidRPr="002B7EBF">
        <w:rPr>
          <w:rFonts w:cstheme="minorHAnsi"/>
          <w:noProof/>
        </w:rPr>
        <w:drawing>
          <wp:inline distT="0" distB="0" distL="0" distR="0" wp14:anchorId="02BAA23B" wp14:editId="569BEEF7">
            <wp:extent cx="5731510" cy="1528445"/>
            <wp:effectExtent l="0" t="0" r="2540" b="0"/>
            <wp:docPr id="19588635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63582" name="Picture 1" descr="A screen shot of a computer&#10;&#10;Description automatically generated"/>
                    <pic:cNvPicPr/>
                  </pic:nvPicPr>
                  <pic:blipFill>
                    <a:blip r:embed="rId30"/>
                    <a:stretch>
                      <a:fillRect/>
                    </a:stretch>
                  </pic:blipFill>
                  <pic:spPr>
                    <a:xfrm>
                      <a:off x="0" y="0"/>
                      <a:ext cx="5731510" cy="1528445"/>
                    </a:xfrm>
                    <a:prstGeom prst="rect">
                      <a:avLst/>
                    </a:prstGeom>
                  </pic:spPr>
                </pic:pic>
              </a:graphicData>
            </a:graphic>
          </wp:inline>
        </w:drawing>
      </w:r>
    </w:p>
    <w:p w14:paraId="5AD94A0D" w14:textId="2ABC9ED7" w:rsidR="00F40ADB" w:rsidRPr="002B7EBF" w:rsidRDefault="000A3930" w:rsidP="000A3930">
      <w:pPr>
        <w:pStyle w:val="Caption"/>
        <w:jc w:val="both"/>
        <w:rPr>
          <w:rFonts w:cstheme="minorHAnsi"/>
        </w:rPr>
        <w:pPrChange w:id="236" w:author="Benjamin Roberts" w:date="2024-06-10T22:25:00Z" w16du:dateUtc="2024-06-10T21:25:00Z">
          <w:pPr>
            <w:jc w:val="both"/>
          </w:pPr>
        </w:pPrChange>
      </w:pPr>
      <w:ins w:id="237" w:author="Benjamin Roberts" w:date="2024-06-10T22:25:00Z" w16du:dateUtc="2024-06-10T21:25:00Z">
        <w:r>
          <w:t xml:space="preserve">Figure </w:t>
        </w:r>
        <w:r>
          <w:fldChar w:fldCharType="begin"/>
        </w:r>
        <w:r>
          <w:instrText xml:space="preserve"> SEQ Figure \* ARABIC </w:instrText>
        </w:r>
      </w:ins>
      <w:r>
        <w:fldChar w:fldCharType="separate"/>
      </w:r>
      <w:ins w:id="238" w:author="Benjamin Roberts" w:date="2024-06-10T22:27:00Z" w16du:dateUtc="2024-06-10T21:27:00Z">
        <w:r w:rsidR="00EB6911">
          <w:rPr>
            <w:noProof/>
          </w:rPr>
          <w:t>16</w:t>
        </w:r>
      </w:ins>
      <w:ins w:id="239" w:author="Benjamin Roberts" w:date="2024-06-10T22:25:00Z" w16du:dateUtc="2024-06-10T21:25:00Z">
        <w:r>
          <w:fldChar w:fldCharType="end"/>
        </w:r>
        <w:r>
          <w:t xml:space="preserve"> - </w:t>
        </w:r>
        <w:r w:rsidRPr="00371D48">
          <w:t>Java Classes for both Scorecards.</w:t>
        </w:r>
      </w:ins>
    </w:p>
    <w:p w14:paraId="37D4906B" w14:textId="76DDF6B3" w:rsidR="00F40ADB" w:rsidRPr="002B7EBF" w:rsidRDefault="00F40ADB" w:rsidP="002B3349">
      <w:pPr>
        <w:jc w:val="both"/>
        <w:rPr>
          <w:rFonts w:cstheme="minorHAnsi"/>
          <w:b/>
          <w:bCs/>
        </w:rPr>
      </w:pPr>
      <w:del w:id="240" w:author="Benjamin Roberts" w:date="2024-06-10T22:25:00Z" w16du:dateUtc="2024-06-10T21:25:00Z">
        <w:r w:rsidRPr="002B7EBF" w:rsidDel="000A3930">
          <w:rPr>
            <w:rFonts w:cstheme="minorHAnsi"/>
            <w:b/>
            <w:bCs/>
          </w:rPr>
          <w:delText>Figure: Java Classes for both Scorecards.</w:delText>
        </w:r>
      </w:del>
    </w:p>
    <w:p w14:paraId="39D3D87F" w14:textId="77777777" w:rsidR="00072F3B" w:rsidRPr="002B7EBF" w:rsidRDefault="00072F3B" w:rsidP="002B3349">
      <w:pPr>
        <w:jc w:val="both"/>
        <w:rPr>
          <w:rFonts w:cstheme="minorHAnsi"/>
        </w:rPr>
      </w:pPr>
      <w:r w:rsidRPr="002B7EBF">
        <w:rPr>
          <w:rFonts w:cstheme="minorHAnsi"/>
        </w:rPr>
        <w:br w:type="page"/>
      </w:r>
    </w:p>
    <w:p w14:paraId="263BFF42" w14:textId="243165EB" w:rsidR="00D0473E" w:rsidRPr="002B7EBF" w:rsidRDefault="00D0473E" w:rsidP="00592022">
      <w:pPr>
        <w:pStyle w:val="Heading4"/>
        <w:rPr>
          <w:rFonts w:asciiTheme="minorHAnsi" w:hAnsiTheme="minorHAnsi" w:cstheme="minorHAnsi"/>
        </w:rPr>
      </w:pPr>
      <w:r w:rsidRPr="002B7EBF">
        <w:rPr>
          <w:rFonts w:asciiTheme="minorHAnsi" w:hAnsiTheme="minorHAnsi" w:cstheme="minorHAnsi"/>
        </w:rPr>
        <w:lastRenderedPageBreak/>
        <w:t xml:space="preserve">Decide between Champion and </w:t>
      </w:r>
      <w:r w:rsidR="00101CBF" w:rsidRPr="002B7EBF">
        <w:rPr>
          <w:rFonts w:asciiTheme="minorHAnsi" w:hAnsiTheme="minorHAnsi" w:cstheme="minorHAnsi"/>
        </w:rPr>
        <w:t>Challenger</w:t>
      </w:r>
    </w:p>
    <w:p w14:paraId="597BF988" w14:textId="520AC552" w:rsidR="003A1651" w:rsidRPr="002B7EBF" w:rsidRDefault="003A1651" w:rsidP="003A1651">
      <w:pPr>
        <w:rPr>
          <w:rFonts w:cstheme="minorHAnsi"/>
        </w:rPr>
      </w:pPr>
      <w:r w:rsidRPr="002B7EBF">
        <w:rPr>
          <w:rFonts w:cstheme="minorHAnsi"/>
        </w:rPr>
        <w:t>For a Champion/</w:t>
      </w:r>
      <w:r w:rsidR="005041DE" w:rsidRPr="002B7EBF">
        <w:rPr>
          <w:rFonts w:cstheme="minorHAnsi"/>
        </w:rPr>
        <w:t>Challenger</w:t>
      </w:r>
      <w:r w:rsidRPr="002B7EBF">
        <w:rPr>
          <w:rFonts w:cstheme="minorHAnsi"/>
        </w:rPr>
        <w:t xml:space="preserve"> strategy, the goal is to send a percentage of applicants down </w:t>
      </w:r>
      <w:r w:rsidR="005041DE" w:rsidRPr="002B7EBF">
        <w:rPr>
          <w:rFonts w:cstheme="minorHAnsi"/>
        </w:rPr>
        <w:t xml:space="preserve">the challenger path and compare the outcomes to the champion. To start, </w:t>
      </w:r>
      <w:r w:rsidR="00072F3B" w:rsidRPr="002B7EBF">
        <w:rPr>
          <w:rFonts w:cstheme="minorHAnsi"/>
        </w:rPr>
        <w:t>most of</w:t>
      </w:r>
      <w:r w:rsidR="005041DE" w:rsidRPr="002B7EBF">
        <w:rPr>
          <w:rFonts w:cstheme="minorHAnsi"/>
        </w:rPr>
        <w:t xml:space="preserve"> the volume would be directed to the known good model (i.e</w:t>
      </w:r>
      <w:r w:rsidR="00072F3B" w:rsidRPr="002B7EBF">
        <w:rPr>
          <w:rFonts w:cstheme="minorHAnsi"/>
        </w:rPr>
        <w:t>.</w:t>
      </w:r>
      <w:r w:rsidR="005041DE" w:rsidRPr="002B7EBF">
        <w:rPr>
          <w:rFonts w:cstheme="minorHAnsi"/>
        </w:rPr>
        <w:t xml:space="preserve"> the champion). This allows the business to test the challenger model with a limited volume </w:t>
      </w:r>
      <w:r w:rsidR="00072F3B" w:rsidRPr="002B7EBF">
        <w:rPr>
          <w:rFonts w:cstheme="minorHAnsi"/>
        </w:rPr>
        <w:t>to analyse if better business outcomes are given by the challenger.</w:t>
      </w:r>
    </w:p>
    <w:p w14:paraId="4C04808A" w14:textId="5B8E9A9D" w:rsidR="00072F3B" w:rsidRPr="002B7EBF" w:rsidRDefault="00072F3B" w:rsidP="003A1651">
      <w:pPr>
        <w:rPr>
          <w:rFonts w:cstheme="minorHAnsi"/>
        </w:rPr>
      </w:pPr>
      <w:r w:rsidRPr="002B7EBF">
        <w:rPr>
          <w:rFonts w:cstheme="minorHAnsi"/>
        </w:rPr>
        <w:t>To apply this to my program, I added logic into my AppData model constructor to decide which strategy path the program should follow. This logic is below:</w:t>
      </w:r>
    </w:p>
    <w:p w14:paraId="3F5B26AF" w14:textId="77777777" w:rsidR="000A3930" w:rsidRDefault="00072F3B" w:rsidP="000A3930">
      <w:pPr>
        <w:keepNext/>
        <w:rPr>
          <w:ins w:id="241" w:author="Benjamin Roberts" w:date="2024-06-10T22:25:00Z" w16du:dateUtc="2024-06-10T21:25:00Z"/>
        </w:rPr>
        <w:pPrChange w:id="242" w:author="Benjamin Roberts" w:date="2024-06-10T22:25:00Z" w16du:dateUtc="2024-06-10T21:25:00Z">
          <w:pPr/>
        </w:pPrChange>
      </w:pPr>
      <w:r w:rsidRPr="002B7EBF">
        <w:rPr>
          <w:rFonts w:cstheme="minorHAnsi"/>
          <w:noProof/>
        </w:rPr>
        <w:drawing>
          <wp:inline distT="0" distB="0" distL="0" distR="0" wp14:anchorId="47FACE2F" wp14:editId="73782E18">
            <wp:extent cx="5731510" cy="3164205"/>
            <wp:effectExtent l="0" t="0" r="2540" b="0"/>
            <wp:docPr id="16348472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47227" name="Picture 1" descr="A screen shot of a computer program&#10;&#10;Description automatically generated"/>
                    <pic:cNvPicPr/>
                  </pic:nvPicPr>
                  <pic:blipFill>
                    <a:blip r:embed="rId31"/>
                    <a:stretch>
                      <a:fillRect/>
                    </a:stretch>
                  </pic:blipFill>
                  <pic:spPr>
                    <a:xfrm>
                      <a:off x="0" y="0"/>
                      <a:ext cx="5731510" cy="3164205"/>
                    </a:xfrm>
                    <a:prstGeom prst="rect">
                      <a:avLst/>
                    </a:prstGeom>
                  </pic:spPr>
                </pic:pic>
              </a:graphicData>
            </a:graphic>
          </wp:inline>
        </w:drawing>
      </w:r>
    </w:p>
    <w:p w14:paraId="70E06F6E" w14:textId="6BFB3F95" w:rsidR="00072F3B" w:rsidRPr="002B7EBF" w:rsidRDefault="000A3930" w:rsidP="000A3930">
      <w:pPr>
        <w:pStyle w:val="Caption"/>
        <w:rPr>
          <w:rFonts w:cstheme="minorHAnsi"/>
        </w:rPr>
        <w:pPrChange w:id="243" w:author="Benjamin Roberts" w:date="2024-06-10T22:25:00Z" w16du:dateUtc="2024-06-10T21:25:00Z">
          <w:pPr/>
        </w:pPrChange>
      </w:pPr>
      <w:ins w:id="244" w:author="Benjamin Roberts" w:date="2024-06-10T22:25:00Z" w16du:dateUtc="2024-06-10T21:25:00Z">
        <w:r>
          <w:t xml:space="preserve">Figure </w:t>
        </w:r>
        <w:r>
          <w:fldChar w:fldCharType="begin"/>
        </w:r>
        <w:r>
          <w:instrText xml:space="preserve"> SEQ Figure \* ARABIC </w:instrText>
        </w:r>
      </w:ins>
      <w:r>
        <w:fldChar w:fldCharType="separate"/>
      </w:r>
      <w:ins w:id="245" w:author="Benjamin Roberts" w:date="2024-06-10T22:27:00Z" w16du:dateUtc="2024-06-10T21:27:00Z">
        <w:r w:rsidR="00EB6911">
          <w:rPr>
            <w:noProof/>
          </w:rPr>
          <w:t>17</w:t>
        </w:r>
      </w:ins>
      <w:ins w:id="246" w:author="Benjamin Roberts" w:date="2024-06-10T22:25:00Z" w16du:dateUtc="2024-06-10T21:25:00Z">
        <w:r>
          <w:fldChar w:fldCharType="end"/>
        </w:r>
        <w:r>
          <w:t xml:space="preserve"> - </w:t>
        </w:r>
        <w:r w:rsidRPr="00395488">
          <w:t>View of the AppData Class constructor, which the Champion/Challenger split</w:t>
        </w:r>
      </w:ins>
    </w:p>
    <w:p w14:paraId="1B13F12D" w14:textId="35D3E15F" w:rsidR="00072F3B" w:rsidRPr="002B7EBF" w:rsidDel="000A3930" w:rsidRDefault="00072F3B" w:rsidP="003A1651">
      <w:pPr>
        <w:rPr>
          <w:del w:id="247" w:author="Benjamin Roberts" w:date="2024-06-10T22:25:00Z" w16du:dateUtc="2024-06-10T21:25:00Z"/>
          <w:rFonts w:cstheme="minorHAnsi"/>
          <w:b/>
          <w:bCs/>
        </w:rPr>
      </w:pPr>
      <w:del w:id="248" w:author="Benjamin Roberts" w:date="2024-06-10T22:25:00Z" w16du:dateUtc="2024-06-10T21:25:00Z">
        <w:r w:rsidRPr="002B7EBF" w:rsidDel="000A3930">
          <w:rPr>
            <w:rFonts w:cstheme="minorHAnsi"/>
            <w:b/>
            <w:bCs/>
          </w:rPr>
          <w:delText>Figure: View of the AppData Class constructor, which the Champion/Challenger split</w:delText>
        </w:r>
      </w:del>
    </w:p>
    <w:p w14:paraId="67C60DB1" w14:textId="5E58792B" w:rsidR="00072F3B" w:rsidRPr="002B7EBF" w:rsidRDefault="00072F3B" w:rsidP="003A1651">
      <w:pPr>
        <w:rPr>
          <w:rFonts w:cstheme="minorHAnsi"/>
        </w:rPr>
      </w:pPr>
      <w:r w:rsidRPr="002B7EBF">
        <w:rPr>
          <w:rFonts w:cstheme="minorHAnsi"/>
        </w:rPr>
        <w:t>Defining this logic in the constructor of the Data Model allows me to easily ensure this split is made early in the program. It is implemented as:</w:t>
      </w:r>
    </w:p>
    <w:p w14:paraId="541A7088" w14:textId="00411209" w:rsidR="00072F3B" w:rsidRPr="002B7EBF" w:rsidRDefault="00072F3B" w:rsidP="00072F3B">
      <w:pPr>
        <w:pStyle w:val="ListParagraph"/>
        <w:numPr>
          <w:ilvl w:val="0"/>
          <w:numId w:val="9"/>
        </w:numPr>
        <w:rPr>
          <w:rFonts w:cstheme="minorHAnsi"/>
        </w:rPr>
      </w:pPr>
      <w:r w:rsidRPr="002B7EBF">
        <w:rPr>
          <w:rFonts w:cstheme="minorHAnsi"/>
        </w:rPr>
        <w:t>60% of the users will use the Champion Path</w:t>
      </w:r>
    </w:p>
    <w:p w14:paraId="3261188F" w14:textId="32AE6394" w:rsidR="00072F3B" w:rsidRPr="002B7EBF" w:rsidRDefault="00072F3B" w:rsidP="00072F3B">
      <w:pPr>
        <w:pStyle w:val="ListParagraph"/>
        <w:numPr>
          <w:ilvl w:val="0"/>
          <w:numId w:val="9"/>
        </w:numPr>
        <w:rPr>
          <w:rFonts w:cstheme="minorHAnsi"/>
        </w:rPr>
      </w:pPr>
      <w:r w:rsidRPr="002B7EBF">
        <w:rPr>
          <w:rFonts w:cstheme="minorHAnsi"/>
        </w:rPr>
        <w:t>40% use the Challanger Path</w:t>
      </w:r>
    </w:p>
    <w:p w14:paraId="0D07BEBB" w14:textId="040793B7" w:rsidR="00072F3B" w:rsidRPr="002B7EBF" w:rsidRDefault="00072F3B" w:rsidP="00072F3B">
      <w:pPr>
        <w:rPr>
          <w:rFonts w:cstheme="minorHAnsi"/>
        </w:rPr>
      </w:pPr>
      <w:r w:rsidRPr="002B7EBF">
        <w:rPr>
          <w:rFonts w:cstheme="minorHAnsi"/>
        </w:rPr>
        <w:t xml:space="preserve">The “Random” Java class is used to generate a random number </w:t>
      </w:r>
      <w:r w:rsidR="00FF56CB" w:rsidRPr="002B7EBF">
        <w:rPr>
          <w:rFonts w:cstheme="minorHAnsi"/>
        </w:rPr>
        <w:t>to enforce this split.</w:t>
      </w:r>
    </w:p>
    <w:p w14:paraId="74D7988E" w14:textId="0F2546A6" w:rsidR="00072F3B" w:rsidRPr="002B7EBF" w:rsidRDefault="00072F3B">
      <w:pPr>
        <w:rPr>
          <w:rFonts w:cstheme="minorHAnsi"/>
        </w:rPr>
      </w:pPr>
      <w:r w:rsidRPr="002B7EBF">
        <w:rPr>
          <w:rFonts w:cstheme="minorHAnsi"/>
        </w:rPr>
        <w:br w:type="page"/>
      </w:r>
    </w:p>
    <w:p w14:paraId="22741DAC" w14:textId="58AAA9AC" w:rsidR="009809AB" w:rsidRPr="002B7EBF" w:rsidRDefault="009809AB" w:rsidP="00592022">
      <w:pPr>
        <w:pStyle w:val="Heading4"/>
        <w:rPr>
          <w:rFonts w:asciiTheme="minorHAnsi" w:hAnsiTheme="minorHAnsi" w:cstheme="minorHAnsi"/>
        </w:rPr>
      </w:pPr>
      <w:r w:rsidRPr="002B7EBF">
        <w:rPr>
          <w:rFonts w:asciiTheme="minorHAnsi" w:hAnsiTheme="minorHAnsi" w:cstheme="minorHAnsi"/>
        </w:rPr>
        <w:lastRenderedPageBreak/>
        <w:t>Characteristics</w:t>
      </w:r>
    </w:p>
    <w:p w14:paraId="39D732F5" w14:textId="2780BB1F" w:rsidR="00DC02E7" w:rsidRPr="002B7EBF" w:rsidRDefault="00DC02E7" w:rsidP="008C730F">
      <w:pPr>
        <w:jc w:val="both"/>
        <w:rPr>
          <w:rFonts w:eastAsia="Times New Roman" w:cstheme="minorHAnsi"/>
          <w:color w:val="000000"/>
          <w:kern w:val="0"/>
          <w:lang w:eastAsia="en-GB"/>
          <w14:ligatures w14:val="none"/>
        </w:rPr>
      </w:pPr>
      <w:commentRangeStart w:id="249"/>
      <w:r w:rsidRPr="002B7EBF">
        <w:rPr>
          <w:rFonts w:cstheme="minorHAnsi"/>
        </w:rPr>
        <w:t xml:space="preserve">These scorecards consist of a starting/base score plus a series of characteristics, variables with values that represent a statistical insight into the applicant/customer e.g. the </w:t>
      </w:r>
      <w:r w:rsidRPr="002B7EBF">
        <w:rPr>
          <w:rFonts w:eastAsia="Times New Roman" w:cstheme="minorHAnsi"/>
          <w:color w:val="000000"/>
          <w:kern w:val="0"/>
          <w:lang w:eastAsia="en-GB"/>
          <w14:ligatures w14:val="none"/>
        </w:rPr>
        <w:t>E1A09 characteristic in the Champion scorecard count how many delinquent (i.e. in arrears) account they have present on their account (</w:t>
      </w:r>
      <w:r w:rsidRPr="002B7EBF">
        <w:rPr>
          <w:rFonts w:cstheme="minorHAnsi"/>
        </w:rPr>
        <w:t>Experian, 2024)</w:t>
      </w:r>
      <w:r w:rsidRPr="002B7EBF">
        <w:rPr>
          <w:rFonts w:eastAsia="Times New Roman" w:cstheme="minorHAnsi"/>
          <w:color w:val="000000"/>
          <w:kern w:val="0"/>
          <w:lang w:eastAsia="en-GB"/>
          <w14:ligatures w14:val="none"/>
        </w:rPr>
        <w:t>.</w:t>
      </w:r>
      <w:r w:rsidR="009809AB" w:rsidRPr="002B7EBF">
        <w:rPr>
          <w:rFonts w:eastAsia="Times New Roman" w:cstheme="minorHAnsi"/>
          <w:color w:val="000000"/>
          <w:kern w:val="0"/>
          <w:lang w:eastAsia="en-GB"/>
          <w14:ligatures w14:val="none"/>
        </w:rPr>
        <w:t xml:space="preserve"> Specific values in that variable get assigned Banding Scores (or Points) which represent if they are a positive or negative indication of the </w:t>
      </w:r>
      <w:r w:rsidR="0037585D" w:rsidRPr="002B7EBF">
        <w:rPr>
          <w:rFonts w:eastAsia="Times New Roman" w:cstheme="minorHAnsi"/>
          <w:color w:val="000000"/>
          <w:kern w:val="0"/>
          <w:lang w:eastAsia="en-GB"/>
          <w14:ligatures w14:val="none"/>
        </w:rPr>
        <w:t>applicant’s</w:t>
      </w:r>
      <w:r w:rsidR="009809AB" w:rsidRPr="002B7EBF">
        <w:rPr>
          <w:rFonts w:eastAsia="Times New Roman" w:cstheme="minorHAnsi"/>
          <w:color w:val="000000"/>
          <w:kern w:val="0"/>
          <w:lang w:eastAsia="en-GB"/>
          <w14:ligatures w14:val="none"/>
        </w:rPr>
        <w:t xml:space="preserve"> credit </w:t>
      </w:r>
      <w:r w:rsidR="0037585D" w:rsidRPr="002B7EBF">
        <w:rPr>
          <w:rFonts w:eastAsia="Times New Roman" w:cstheme="minorHAnsi"/>
          <w:color w:val="000000"/>
          <w:kern w:val="0"/>
          <w:lang w:eastAsia="en-GB"/>
          <w14:ligatures w14:val="none"/>
        </w:rPr>
        <w:t>worthiness.</w:t>
      </w:r>
    </w:p>
    <w:p w14:paraId="7D7E2FF0" w14:textId="736E07D9" w:rsidR="00CE3560" w:rsidRPr="002B7EBF" w:rsidRDefault="00CE3560" w:rsidP="008C730F">
      <w:pPr>
        <w:jc w:val="both"/>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Once calculated, all the Banding scores are added together, along with an initial starting/base score to calculate a final score for the applicant, which represents their credit worthiness. A financial institution can use this as a basis for deciding a credit offer i.e. do they offer them a product and what terms they will offer if they do.</w:t>
      </w:r>
    </w:p>
    <w:p w14:paraId="240A194C" w14:textId="075A0DC7" w:rsidR="00C74DF3" w:rsidRPr="002B7EBF" w:rsidRDefault="00C74DF3" w:rsidP="00C74DF3">
      <w:pPr>
        <w:rPr>
          <w:rFonts w:cstheme="minorHAnsi"/>
        </w:rPr>
      </w:pPr>
      <w:r w:rsidRPr="002B7EBF">
        <w:rPr>
          <w:rFonts w:cstheme="minorHAnsi"/>
        </w:rPr>
        <w:t>Below are specifications of both the Champion and Challenger scorecards built into the program, documented in a style typical in the workplace.  The columns mean:</w:t>
      </w:r>
    </w:p>
    <w:p w14:paraId="327948A2" w14:textId="77777777" w:rsidR="00C74DF3" w:rsidRPr="002B7EBF" w:rsidRDefault="00C74DF3" w:rsidP="00C74DF3">
      <w:pPr>
        <w:pStyle w:val="ListParagraph"/>
        <w:numPr>
          <w:ilvl w:val="0"/>
          <w:numId w:val="9"/>
        </w:numPr>
        <w:rPr>
          <w:rFonts w:cstheme="minorHAnsi"/>
        </w:rPr>
      </w:pPr>
      <w:r w:rsidRPr="002B7EBF">
        <w:rPr>
          <w:rFonts w:cstheme="minorHAnsi"/>
          <w:b/>
          <w:bCs/>
        </w:rPr>
        <w:t>Characteristic</w:t>
      </w:r>
      <w:r w:rsidRPr="002B7EBF">
        <w:rPr>
          <w:rFonts w:cstheme="minorHAnsi"/>
        </w:rPr>
        <w:t xml:space="preserve"> = the name of the variable used. Can reference ether data the applicant enters on an application form or data available on their Credit records accessed via Credit Bureaus like Experian</w:t>
      </w:r>
    </w:p>
    <w:p w14:paraId="71E44863" w14:textId="7C2271CC" w:rsidR="00C74DF3" w:rsidRPr="002B7EBF" w:rsidRDefault="002B7EBF" w:rsidP="00C74DF3">
      <w:pPr>
        <w:pStyle w:val="ListParagraph"/>
        <w:numPr>
          <w:ilvl w:val="0"/>
          <w:numId w:val="9"/>
        </w:numPr>
        <w:rPr>
          <w:rFonts w:cstheme="minorHAnsi"/>
        </w:rPr>
      </w:pPr>
      <w:r w:rsidRPr="002B7EBF">
        <w:rPr>
          <w:rFonts w:eastAsia="Times New Roman" w:cstheme="minorHAnsi"/>
          <w:b/>
          <w:bCs/>
          <w:color w:val="000000"/>
          <w:kern w:val="0"/>
          <w:lang w:eastAsia="en-GB"/>
          <w14:ligatures w14:val="none"/>
        </w:rPr>
        <w:t>D</w:t>
      </w:r>
      <w:r w:rsidR="00C74DF3" w:rsidRPr="002B7EBF">
        <w:rPr>
          <w:rFonts w:eastAsia="Times New Roman" w:cstheme="minorHAnsi"/>
          <w:b/>
          <w:bCs/>
          <w:color w:val="000000"/>
          <w:kern w:val="0"/>
          <w:lang w:eastAsia="en-GB"/>
          <w14:ligatures w14:val="none"/>
        </w:rPr>
        <w:t xml:space="preserve">ata Type – </w:t>
      </w:r>
      <w:r w:rsidR="00C74DF3" w:rsidRPr="002B7EBF">
        <w:rPr>
          <w:rFonts w:eastAsia="Times New Roman" w:cstheme="minorHAnsi"/>
          <w:color w:val="000000"/>
          <w:kern w:val="0"/>
          <w:lang w:eastAsia="en-GB"/>
          <w14:ligatures w14:val="none"/>
        </w:rPr>
        <w:t xml:space="preserve">documents the type of values the characteristic can hold. Useful for guiding </w:t>
      </w:r>
      <w:r w:rsidRPr="002B7EBF">
        <w:rPr>
          <w:rFonts w:eastAsia="Times New Roman" w:cstheme="minorHAnsi"/>
          <w:color w:val="000000"/>
          <w:kern w:val="0"/>
          <w:lang w:eastAsia="en-GB"/>
          <w14:ligatures w14:val="none"/>
        </w:rPr>
        <w:t>developers</w:t>
      </w:r>
      <w:commentRangeStart w:id="250"/>
      <w:commentRangeEnd w:id="250"/>
      <w:r w:rsidR="00E7011A" w:rsidRPr="002B7EBF">
        <w:rPr>
          <w:rStyle w:val="CommentReference"/>
          <w:rFonts w:cstheme="minorHAnsi"/>
        </w:rPr>
        <w:commentReference w:id="250"/>
      </w:r>
      <w:r w:rsidRPr="002B7EBF">
        <w:rPr>
          <w:rFonts w:eastAsia="Times New Roman" w:cstheme="minorHAnsi"/>
          <w:color w:val="000000"/>
          <w:kern w:val="0"/>
          <w:lang w:eastAsia="en-GB"/>
          <w14:ligatures w14:val="none"/>
        </w:rPr>
        <w:t xml:space="preserve"> </w:t>
      </w:r>
      <w:r w:rsidR="00C74DF3" w:rsidRPr="002B7EBF">
        <w:rPr>
          <w:rFonts w:eastAsia="Times New Roman" w:cstheme="minorHAnsi"/>
          <w:color w:val="000000"/>
          <w:kern w:val="0"/>
          <w:lang w:eastAsia="en-GB"/>
          <w14:ligatures w14:val="none"/>
        </w:rPr>
        <w:t xml:space="preserve"> in how to handle the values within</w:t>
      </w:r>
    </w:p>
    <w:p w14:paraId="5DBA007D" w14:textId="77777777" w:rsidR="00C74DF3" w:rsidRPr="002B7EBF" w:rsidRDefault="00C74DF3" w:rsidP="00C74DF3">
      <w:pPr>
        <w:pStyle w:val="ListParagraph"/>
        <w:numPr>
          <w:ilvl w:val="0"/>
          <w:numId w:val="9"/>
        </w:numPr>
        <w:rPr>
          <w:rFonts w:cstheme="minorHAnsi"/>
        </w:rPr>
      </w:pPr>
      <w:r w:rsidRPr="002B7EBF">
        <w:rPr>
          <w:rFonts w:eastAsia="Times New Roman" w:cstheme="minorHAnsi"/>
          <w:b/>
          <w:bCs/>
          <w:color w:val="000000"/>
          <w:kern w:val="0"/>
          <w:lang w:eastAsia="en-GB"/>
          <w14:ligatures w14:val="none"/>
        </w:rPr>
        <w:t xml:space="preserve">Min Value &amp; Max Value – </w:t>
      </w:r>
      <w:r w:rsidRPr="002B7EBF">
        <w:rPr>
          <w:rFonts w:eastAsia="Times New Roman" w:cstheme="minorHAnsi"/>
          <w:color w:val="000000"/>
          <w:kern w:val="0"/>
          <w:lang w:eastAsia="en-GB"/>
          <w14:ligatures w14:val="none"/>
        </w:rPr>
        <w:t xml:space="preserve">These relate to the </w:t>
      </w:r>
      <w:r w:rsidRPr="002B7EBF">
        <w:rPr>
          <w:rFonts w:eastAsia="Times New Roman" w:cstheme="minorHAnsi"/>
          <w:b/>
          <w:bCs/>
          <w:color w:val="000000"/>
          <w:kern w:val="0"/>
          <w:lang w:eastAsia="en-GB"/>
          <w14:ligatures w14:val="none"/>
        </w:rPr>
        <w:t>Points</w:t>
      </w:r>
      <w:r w:rsidRPr="002B7EBF">
        <w:rPr>
          <w:rFonts w:eastAsia="Times New Roman" w:cstheme="minorHAnsi"/>
          <w:color w:val="000000"/>
          <w:kern w:val="0"/>
          <w:lang w:eastAsia="en-GB"/>
          <w14:ligatures w14:val="none"/>
        </w:rPr>
        <w:t xml:space="preserve"> column &amp; defines the ranges used to set a specific Banding Score/Points. For String values, this is a 1-to-1 mapping for value to points</w:t>
      </w:r>
    </w:p>
    <w:p w14:paraId="43B1A56F" w14:textId="77777777" w:rsidR="00C74DF3" w:rsidRPr="002B7EBF" w:rsidRDefault="00C74DF3" w:rsidP="00C74DF3">
      <w:pPr>
        <w:pStyle w:val="ListParagraph"/>
        <w:numPr>
          <w:ilvl w:val="0"/>
          <w:numId w:val="9"/>
        </w:numPr>
        <w:rPr>
          <w:rFonts w:cstheme="minorHAnsi"/>
        </w:rPr>
      </w:pPr>
      <w:r w:rsidRPr="002B7EBF">
        <w:rPr>
          <w:rFonts w:eastAsia="Times New Roman" w:cstheme="minorHAnsi"/>
          <w:b/>
          <w:bCs/>
          <w:color w:val="000000"/>
          <w:kern w:val="0"/>
          <w:lang w:eastAsia="en-GB"/>
          <w14:ligatures w14:val="none"/>
        </w:rPr>
        <w:t>Points –</w:t>
      </w:r>
      <w:r w:rsidRPr="002B7EBF">
        <w:rPr>
          <w:rFonts w:cstheme="minorHAnsi"/>
        </w:rPr>
        <w:t xml:space="preserve"> The actual Banding score assigned to the characteristic, which is then added to the overall score on the scorecard</w:t>
      </w:r>
      <w:commentRangeEnd w:id="249"/>
      <w:r w:rsidR="00194A88" w:rsidRPr="002B7EBF">
        <w:rPr>
          <w:rStyle w:val="CommentReference"/>
          <w:rFonts w:cstheme="minorHAnsi"/>
        </w:rPr>
        <w:commentReference w:id="249"/>
      </w:r>
    </w:p>
    <w:p w14:paraId="16CC89DA" w14:textId="77777777" w:rsidR="00C74DF3" w:rsidRPr="002B7EBF" w:rsidRDefault="00C74DF3" w:rsidP="008C730F">
      <w:pPr>
        <w:jc w:val="both"/>
        <w:rPr>
          <w:rFonts w:cstheme="minorHAnsi"/>
        </w:rPr>
      </w:pPr>
    </w:p>
    <w:p w14:paraId="3248FCB9" w14:textId="260B0EA8" w:rsidR="00E74E92" w:rsidRPr="002B7EBF" w:rsidRDefault="007B6C31" w:rsidP="00C74DF3">
      <w:pPr>
        <w:pStyle w:val="Heading4"/>
        <w:rPr>
          <w:rFonts w:asciiTheme="minorHAnsi" w:hAnsiTheme="minorHAnsi" w:cstheme="minorHAnsi"/>
        </w:rPr>
      </w:pPr>
      <w:r w:rsidRPr="002B7EBF">
        <w:rPr>
          <w:rFonts w:asciiTheme="minorHAnsi" w:hAnsiTheme="minorHAnsi" w:cstheme="minorHAnsi"/>
        </w:rPr>
        <w:t>Champion</w:t>
      </w:r>
      <w:r w:rsidR="008C59B4" w:rsidRPr="002B7EBF">
        <w:rPr>
          <w:rFonts w:asciiTheme="minorHAnsi" w:hAnsiTheme="minorHAnsi" w:cstheme="minorHAnsi"/>
        </w:rPr>
        <w:t xml:space="preserve"> Specification</w:t>
      </w:r>
    </w:p>
    <w:tbl>
      <w:tblPr>
        <w:tblW w:w="9493" w:type="dxa"/>
        <w:tblLook w:val="04A0" w:firstRow="1" w:lastRow="0" w:firstColumn="1" w:lastColumn="0" w:noHBand="0" w:noVBand="1"/>
      </w:tblPr>
      <w:tblGrid>
        <w:gridCol w:w="1759"/>
        <w:gridCol w:w="980"/>
        <w:gridCol w:w="1130"/>
        <w:gridCol w:w="1366"/>
        <w:gridCol w:w="938"/>
        <w:gridCol w:w="3323"/>
      </w:tblGrid>
      <w:tr w:rsidR="00951A54" w:rsidRPr="002B7EBF" w14:paraId="65E6D69A" w14:textId="77777777" w:rsidTr="00CA2DA6">
        <w:trPr>
          <w:trHeight w:val="300"/>
        </w:trPr>
        <w:tc>
          <w:tcPr>
            <w:tcW w:w="1759" w:type="dxa"/>
            <w:tcBorders>
              <w:top w:val="single" w:sz="4" w:space="0" w:color="auto"/>
              <w:left w:val="single" w:sz="4" w:space="0" w:color="auto"/>
              <w:bottom w:val="single" w:sz="4" w:space="0" w:color="auto"/>
              <w:right w:val="single" w:sz="4" w:space="0" w:color="auto"/>
            </w:tcBorders>
            <w:shd w:val="clear" w:color="000000" w:fill="94DCF8"/>
            <w:noWrap/>
            <w:vAlign w:val="bottom"/>
            <w:hideMark/>
          </w:tcPr>
          <w:p w14:paraId="225EC594"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bookmarkStart w:id="251" w:name="_Hlk166857517"/>
            <w:r w:rsidRPr="002B7EBF">
              <w:rPr>
                <w:rFonts w:eastAsia="Times New Roman" w:cstheme="minorHAnsi"/>
                <w:b/>
                <w:bCs/>
                <w:color w:val="000000"/>
                <w:kern w:val="0"/>
                <w:lang w:eastAsia="en-GB"/>
                <w14:ligatures w14:val="none"/>
              </w:rPr>
              <w:t>Characteristic</w:t>
            </w:r>
            <w:bookmarkEnd w:id="251"/>
          </w:p>
        </w:tc>
        <w:tc>
          <w:tcPr>
            <w:tcW w:w="977" w:type="dxa"/>
            <w:tcBorders>
              <w:top w:val="single" w:sz="4" w:space="0" w:color="auto"/>
              <w:left w:val="nil"/>
              <w:bottom w:val="single" w:sz="4" w:space="0" w:color="auto"/>
              <w:right w:val="single" w:sz="4" w:space="0" w:color="auto"/>
            </w:tcBorders>
            <w:shd w:val="clear" w:color="000000" w:fill="94DCF8"/>
            <w:noWrap/>
            <w:vAlign w:val="bottom"/>
            <w:hideMark/>
          </w:tcPr>
          <w:p w14:paraId="28CE9084"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Data Type</w:t>
            </w:r>
          </w:p>
        </w:tc>
        <w:tc>
          <w:tcPr>
            <w:tcW w:w="1130" w:type="dxa"/>
            <w:tcBorders>
              <w:top w:val="single" w:sz="4" w:space="0" w:color="auto"/>
              <w:left w:val="nil"/>
              <w:bottom w:val="single" w:sz="4" w:space="0" w:color="auto"/>
              <w:right w:val="single" w:sz="4" w:space="0" w:color="auto"/>
            </w:tcBorders>
            <w:shd w:val="clear" w:color="000000" w:fill="94DCF8"/>
            <w:noWrap/>
            <w:vAlign w:val="bottom"/>
            <w:hideMark/>
          </w:tcPr>
          <w:p w14:paraId="178AD1F3" w14:textId="56E230D4"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M</w:t>
            </w:r>
            <w:r w:rsidR="009809AB" w:rsidRPr="002B7EBF">
              <w:rPr>
                <w:rFonts w:eastAsia="Times New Roman" w:cstheme="minorHAnsi"/>
                <w:b/>
                <w:bCs/>
                <w:color w:val="000000"/>
                <w:kern w:val="0"/>
                <w:lang w:eastAsia="en-GB"/>
                <w14:ligatures w14:val="none"/>
              </w:rPr>
              <w:t>i</w:t>
            </w:r>
            <w:r w:rsidRPr="002B7EBF">
              <w:rPr>
                <w:rFonts w:eastAsia="Times New Roman" w:cstheme="minorHAnsi"/>
                <w:b/>
                <w:bCs/>
                <w:color w:val="000000"/>
                <w:kern w:val="0"/>
                <w:lang w:eastAsia="en-GB"/>
                <w14:ligatures w14:val="none"/>
              </w:rPr>
              <w:t>n Value</w:t>
            </w:r>
          </w:p>
        </w:tc>
        <w:tc>
          <w:tcPr>
            <w:tcW w:w="1366" w:type="dxa"/>
            <w:tcBorders>
              <w:top w:val="single" w:sz="4" w:space="0" w:color="auto"/>
              <w:left w:val="nil"/>
              <w:bottom w:val="single" w:sz="4" w:space="0" w:color="auto"/>
              <w:right w:val="single" w:sz="4" w:space="0" w:color="auto"/>
            </w:tcBorders>
            <w:shd w:val="clear" w:color="000000" w:fill="94DCF8"/>
            <w:noWrap/>
            <w:vAlign w:val="bottom"/>
            <w:hideMark/>
          </w:tcPr>
          <w:p w14:paraId="43A52162"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Max Value</w:t>
            </w:r>
          </w:p>
        </w:tc>
        <w:tc>
          <w:tcPr>
            <w:tcW w:w="938" w:type="dxa"/>
            <w:tcBorders>
              <w:top w:val="single" w:sz="4" w:space="0" w:color="auto"/>
              <w:left w:val="nil"/>
              <w:bottom w:val="single" w:sz="4" w:space="0" w:color="auto"/>
              <w:right w:val="single" w:sz="4" w:space="0" w:color="auto"/>
            </w:tcBorders>
            <w:shd w:val="clear" w:color="000000" w:fill="94DCF8"/>
            <w:noWrap/>
            <w:vAlign w:val="bottom"/>
            <w:hideMark/>
          </w:tcPr>
          <w:p w14:paraId="30FE78BB"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Points</w:t>
            </w:r>
          </w:p>
        </w:tc>
        <w:tc>
          <w:tcPr>
            <w:tcW w:w="3323" w:type="dxa"/>
            <w:tcBorders>
              <w:top w:val="single" w:sz="4" w:space="0" w:color="auto"/>
              <w:left w:val="nil"/>
              <w:bottom w:val="single" w:sz="4" w:space="0" w:color="auto"/>
              <w:right w:val="single" w:sz="4" w:space="0" w:color="auto"/>
            </w:tcBorders>
            <w:shd w:val="clear" w:color="000000" w:fill="94DCF8"/>
            <w:noWrap/>
            <w:vAlign w:val="bottom"/>
            <w:hideMark/>
          </w:tcPr>
          <w:p w14:paraId="2D6A6664"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Notes</w:t>
            </w:r>
          </w:p>
        </w:tc>
      </w:tr>
      <w:tr w:rsidR="00166764" w:rsidRPr="002B7EBF" w14:paraId="0173243C" w14:textId="77777777" w:rsidTr="00CA2DA6">
        <w:trPr>
          <w:trHeight w:val="300"/>
        </w:trPr>
        <w:tc>
          <w:tcPr>
            <w:tcW w:w="1759" w:type="dxa"/>
            <w:tcBorders>
              <w:top w:val="nil"/>
              <w:left w:val="single" w:sz="4" w:space="0" w:color="auto"/>
              <w:bottom w:val="single" w:sz="4" w:space="0" w:color="auto"/>
              <w:right w:val="single" w:sz="4" w:space="0" w:color="auto"/>
            </w:tcBorders>
            <w:shd w:val="clear" w:color="auto" w:fill="auto"/>
            <w:noWrap/>
            <w:vAlign w:val="bottom"/>
            <w:hideMark/>
          </w:tcPr>
          <w:p w14:paraId="63C3CEB3" w14:textId="3B69EC86" w:rsidR="00166764" w:rsidRPr="002B7EBF" w:rsidRDefault="0016676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Base Score</w:t>
            </w:r>
          </w:p>
        </w:tc>
        <w:tc>
          <w:tcPr>
            <w:tcW w:w="977" w:type="dxa"/>
            <w:tcBorders>
              <w:top w:val="nil"/>
              <w:left w:val="nil"/>
              <w:bottom w:val="single" w:sz="4" w:space="0" w:color="auto"/>
              <w:right w:val="single" w:sz="4" w:space="0" w:color="auto"/>
            </w:tcBorders>
            <w:shd w:val="clear" w:color="auto" w:fill="auto"/>
            <w:noWrap/>
            <w:vAlign w:val="bottom"/>
            <w:hideMark/>
          </w:tcPr>
          <w:p w14:paraId="69DD936C" w14:textId="77777777" w:rsidR="00166764" w:rsidRPr="002B7EBF" w:rsidRDefault="0016676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6D93BD" w14:textId="77777777" w:rsidR="00166764" w:rsidRPr="002B7EBF" w:rsidRDefault="0016676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2AC99D04" w14:textId="77777777" w:rsidR="00166764" w:rsidRPr="002B7EBF" w:rsidRDefault="0016676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600</w:t>
            </w:r>
          </w:p>
        </w:tc>
        <w:tc>
          <w:tcPr>
            <w:tcW w:w="3323" w:type="dxa"/>
            <w:tcBorders>
              <w:top w:val="nil"/>
              <w:left w:val="nil"/>
              <w:bottom w:val="single" w:sz="4" w:space="0" w:color="auto"/>
              <w:right w:val="single" w:sz="4" w:space="0" w:color="auto"/>
            </w:tcBorders>
            <w:shd w:val="clear" w:color="auto" w:fill="auto"/>
            <w:noWrap/>
            <w:vAlign w:val="bottom"/>
            <w:hideMark/>
          </w:tcPr>
          <w:p w14:paraId="139976E6" w14:textId="018139E2" w:rsidR="00166764" w:rsidRPr="002B7EBF" w:rsidRDefault="0016676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This is a static value that all instances of this scorecard will start from.</w:t>
            </w:r>
          </w:p>
        </w:tc>
      </w:tr>
      <w:tr w:rsidR="00E74E92" w:rsidRPr="002B7EBF" w14:paraId="5795D11E"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41BAA2" w14:textId="77777777"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E1B07</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9A1B278" w14:textId="77777777"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String</w:t>
            </w: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B486DD3"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T</w:t>
            </w:r>
          </w:p>
        </w:tc>
        <w:tc>
          <w:tcPr>
            <w:tcW w:w="938" w:type="dxa"/>
            <w:tcBorders>
              <w:top w:val="nil"/>
              <w:left w:val="nil"/>
              <w:bottom w:val="single" w:sz="4" w:space="0" w:color="auto"/>
              <w:right w:val="single" w:sz="4" w:space="0" w:color="auto"/>
            </w:tcBorders>
            <w:shd w:val="clear" w:color="auto" w:fill="auto"/>
            <w:noWrap/>
            <w:vAlign w:val="bottom"/>
            <w:hideMark/>
          </w:tcPr>
          <w:p w14:paraId="64AA1563"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val="restart"/>
            <w:tcBorders>
              <w:top w:val="nil"/>
              <w:left w:val="nil"/>
              <w:right w:val="single" w:sz="4" w:space="0" w:color="auto"/>
            </w:tcBorders>
            <w:shd w:val="clear" w:color="auto" w:fill="auto"/>
            <w:noWrap/>
            <w:vAlign w:val="bottom"/>
            <w:hideMark/>
          </w:tcPr>
          <w:p w14:paraId="733EF9EE" w14:textId="77777777" w:rsidR="00E74E92" w:rsidRPr="002B7EBF" w:rsidRDefault="00E74E92" w:rsidP="00166764">
            <w:pPr>
              <w:spacing w:after="0" w:line="240" w:lineRule="auto"/>
              <w:rPr>
                <w:rFonts w:eastAsia="Times New Roman" w:cstheme="minorHAnsi"/>
                <w:color w:val="000000"/>
                <w:kern w:val="0"/>
                <w:lang w:eastAsia="en-GB"/>
                <w14:ligatures w14:val="none"/>
              </w:rPr>
            </w:pPr>
          </w:p>
          <w:p w14:paraId="5CF8638F" w14:textId="77777777" w:rsidR="00E74E92" w:rsidRPr="002B7EBF" w:rsidRDefault="00E74E92" w:rsidP="00166764">
            <w:pPr>
              <w:spacing w:after="0" w:line="240" w:lineRule="auto"/>
              <w:rPr>
                <w:rFonts w:eastAsia="Times New Roman" w:cstheme="minorHAnsi"/>
                <w:color w:val="000000"/>
                <w:kern w:val="0"/>
                <w:lang w:eastAsia="en-GB"/>
                <w14:ligatures w14:val="none"/>
              </w:rPr>
            </w:pPr>
          </w:p>
          <w:p w14:paraId="7303B4C8" w14:textId="15AB75D7"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w:t>
            </w:r>
            <w:r w:rsidR="00951A54" w:rsidRPr="002B7EBF">
              <w:rPr>
                <w:rFonts w:eastAsia="Times New Roman" w:cstheme="minorHAnsi"/>
                <w:color w:val="000000"/>
                <w:kern w:val="0"/>
                <w:lang w:eastAsia="en-GB"/>
                <w14:ligatures w14:val="none"/>
              </w:rPr>
              <w:t>provided</w:t>
            </w:r>
            <w:r w:rsidRPr="002B7EBF">
              <w:rPr>
                <w:rFonts w:eastAsia="Times New Roman" w:cstheme="minorHAnsi"/>
                <w:color w:val="000000"/>
                <w:kern w:val="0"/>
                <w:lang w:eastAsia="en-GB"/>
                <w14:ligatures w14:val="none"/>
              </w:rPr>
              <w:t xml:space="preserve"> by Experian’s Credit Record </w:t>
            </w:r>
            <w:r w:rsidR="00951A54" w:rsidRPr="002B7EBF">
              <w:rPr>
                <w:rFonts w:eastAsia="Times New Roman" w:cstheme="minorHAnsi"/>
                <w:color w:val="000000"/>
                <w:kern w:val="0"/>
                <w:lang w:eastAsia="en-GB"/>
                <w14:ligatures w14:val="none"/>
              </w:rPr>
              <w:t>API</w:t>
            </w:r>
            <w:r w:rsidRPr="002B7EBF">
              <w:rPr>
                <w:rFonts w:eastAsia="Times New Roman" w:cstheme="minorHAnsi"/>
                <w:color w:val="000000"/>
                <w:kern w:val="0"/>
                <w:lang w:eastAsia="en-GB"/>
                <w14:ligatures w14:val="none"/>
              </w:rPr>
              <w:t xml:space="preserve">: </w:t>
            </w:r>
            <w:r w:rsidR="00951A54" w:rsidRPr="002B7EBF">
              <w:rPr>
                <w:rFonts w:eastAsia="Times New Roman" w:cstheme="minorHAnsi"/>
                <w:color w:val="000000"/>
                <w:kern w:val="0"/>
                <w:lang w:eastAsia="en-GB"/>
                <w14:ligatures w14:val="none"/>
              </w:rPr>
              <w:t>DelphiSelect</w:t>
            </w:r>
          </w:p>
          <w:p w14:paraId="303557F2" w14:textId="77777777" w:rsidR="00E74E92" w:rsidRPr="002B7EBF" w:rsidRDefault="00E74E92" w:rsidP="00166764">
            <w:pPr>
              <w:spacing w:after="0" w:line="240" w:lineRule="auto"/>
              <w:rPr>
                <w:rFonts w:eastAsia="Times New Roman" w:cstheme="minorHAnsi"/>
                <w:color w:val="000000"/>
                <w:kern w:val="0"/>
                <w:lang w:eastAsia="en-GB"/>
                <w14:ligatures w14:val="none"/>
              </w:rPr>
            </w:pPr>
          </w:p>
          <w:p w14:paraId="4417C94E" w14:textId="41ED0BD1" w:rsidR="00E74E92" w:rsidRPr="002B7EBF" w:rsidRDefault="00951A54" w:rsidP="00166764">
            <w:pPr>
              <w:spacing w:after="0" w:line="240" w:lineRule="auto"/>
              <w:rPr>
                <w:rFonts w:eastAsia="Times New Roman" w:cstheme="minorHAnsi"/>
                <w:b/>
                <w:bCs/>
                <w:i/>
                <w:iCs/>
                <w:color w:val="000000"/>
                <w:kern w:val="0"/>
                <w:lang w:eastAsia="en-GB"/>
                <w14:ligatures w14:val="none"/>
              </w:rPr>
            </w:pPr>
            <w:r w:rsidRPr="002B7EBF">
              <w:rPr>
                <w:rFonts w:eastAsia="Times New Roman" w:cstheme="minorHAnsi"/>
                <w:color w:val="000000"/>
                <w:kern w:val="0"/>
                <w:lang w:eastAsia="en-GB"/>
                <w14:ligatures w14:val="none"/>
              </w:rPr>
              <w:t xml:space="preserve">Defined as: </w:t>
            </w:r>
            <w:r w:rsidR="00E74E92" w:rsidRPr="002B7EBF">
              <w:rPr>
                <w:rFonts w:eastAsia="Times New Roman" w:cstheme="minorHAnsi"/>
                <w:b/>
                <w:bCs/>
                <w:i/>
                <w:iCs/>
                <w:color w:val="000000"/>
                <w:kern w:val="0"/>
                <w:lang w:eastAsia="en-GB"/>
                <w14:ligatures w14:val="none"/>
              </w:rPr>
              <w:t>Worst Status in the last 6 months of all Active CAIS accounts (SP)</w:t>
            </w:r>
          </w:p>
          <w:p w14:paraId="6C0359B8" w14:textId="2E71145F"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r w:rsidRPr="002B7EBF">
              <w:rPr>
                <w:rFonts w:cstheme="minorHAnsi"/>
              </w:rPr>
              <w:t>Experian, 2024)</w:t>
            </w:r>
            <w:r w:rsidRPr="002B7EBF">
              <w:rPr>
                <w:rFonts w:eastAsia="Times New Roman" w:cstheme="minorHAnsi"/>
                <w:color w:val="000000"/>
                <w:kern w:val="0"/>
                <w:lang w:eastAsia="en-GB"/>
                <w14:ligatures w14:val="none"/>
              </w:rPr>
              <w:t>.</w:t>
            </w:r>
          </w:p>
        </w:tc>
      </w:tr>
      <w:tr w:rsidR="00E74E92" w:rsidRPr="002B7EBF" w14:paraId="4DDAC4CD"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9844DA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3A4E79F"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856AFAD"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N</w:t>
            </w:r>
          </w:p>
        </w:tc>
        <w:tc>
          <w:tcPr>
            <w:tcW w:w="938" w:type="dxa"/>
            <w:tcBorders>
              <w:top w:val="nil"/>
              <w:left w:val="nil"/>
              <w:bottom w:val="single" w:sz="4" w:space="0" w:color="auto"/>
              <w:right w:val="single" w:sz="4" w:space="0" w:color="auto"/>
            </w:tcBorders>
            <w:shd w:val="clear" w:color="auto" w:fill="auto"/>
            <w:noWrap/>
            <w:vAlign w:val="bottom"/>
            <w:hideMark/>
          </w:tcPr>
          <w:p w14:paraId="309E75C9"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4A197643" w14:textId="7355F7FE"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61B1A424"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CBCCBDB"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1E5732A"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A7FED98"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w:t>
            </w:r>
          </w:p>
        </w:tc>
        <w:tc>
          <w:tcPr>
            <w:tcW w:w="938" w:type="dxa"/>
            <w:tcBorders>
              <w:top w:val="nil"/>
              <w:left w:val="nil"/>
              <w:bottom w:val="single" w:sz="4" w:space="0" w:color="auto"/>
              <w:right w:val="single" w:sz="4" w:space="0" w:color="auto"/>
            </w:tcBorders>
            <w:shd w:val="clear" w:color="auto" w:fill="auto"/>
            <w:noWrap/>
            <w:vAlign w:val="bottom"/>
            <w:hideMark/>
          </w:tcPr>
          <w:p w14:paraId="48CACA2B"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26BAA751" w14:textId="5A168778"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3F5B0ED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76F2F17C"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61271E47"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C169ED"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U</w:t>
            </w:r>
          </w:p>
        </w:tc>
        <w:tc>
          <w:tcPr>
            <w:tcW w:w="938" w:type="dxa"/>
            <w:tcBorders>
              <w:top w:val="nil"/>
              <w:left w:val="nil"/>
              <w:bottom w:val="single" w:sz="4" w:space="0" w:color="auto"/>
              <w:right w:val="single" w:sz="4" w:space="0" w:color="auto"/>
            </w:tcBorders>
            <w:shd w:val="clear" w:color="auto" w:fill="auto"/>
            <w:noWrap/>
            <w:vAlign w:val="bottom"/>
            <w:hideMark/>
          </w:tcPr>
          <w:p w14:paraId="7B0984A8"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37331FE3" w14:textId="2FCB039A"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165E02D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3565ED3"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3808803"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EEC03E"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4651EC9B"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27</w:t>
            </w:r>
          </w:p>
        </w:tc>
        <w:tc>
          <w:tcPr>
            <w:tcW w:w="3323" w:type="dxa"/>
            <w:vMerge/>
            <w:tcBorders>
              <w:left w:val="nil"/>
              <w:right w:val="single" w:sz="4" w:space="0" w:color="auto"/>
            </w:tcBorders>
            <w:shd w:val="clear" w:color="auto" w:fill="auto"/>
            <w:noWrap/>
            <w:vAlign w:val="bottom"/>
            <w:hideMark/>
          </w:tcPr>
          <w:p w14:paraId="4FEEC73B" w14:textId="598471B1"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5F7998AC"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FA0CFB9"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74DB437"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B076AD0"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36997652"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3323" w:type="dxa"/>
            <w:vMerge/>
            <w:tcBorders>
              <w:left w:val="nil"/>
              <w:right w:val="single" w:sz="4" w:space="0" w:color="auto"/>
            </w:tcBorders>
            <w:shd w:val="clear" w:color="auto" w:fill="auto"/>
            <w:noWrap/>
            <w:vAlign w:val="bottom"/>
            <w:hideMark/>
          </w:tcPr>
          <w:p w14:paraId="385CE994" w14:textId="0F663107"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27EA2A4C"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6E2EA61"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A467AA8"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CDC5CB1"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0CDCCE17"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0DDB0F64" w14:textId="35A0403D"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1F18DDD0"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D657D93"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98F53AF"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A8A2DE7"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938" w:type="dxa"/>
            <w:tcBorders>
              <w:top w:val="nil"/>
              <w:left w:val="nil"/>
              <w:bottom w:val="single" w:sz="4" w:space="0" w:color="auto"/>
              <w:right w:val="single" w:sz="4" w:space="0" w:color="auto"/>
            </w:tcBorders>
            <w:shd w:val="clear" w:color="auto" w:fill="auto"/>
            <w:noWrap/>
            <w:vAlign w:val="bottom"/>
            <w:hideMark/>
          </w:tcPr>
          <w:p w14:paraId="120FBBC8"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00A3985D" w14:textId="712BD6D4"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07688A2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802269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25904744"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B0ABEF4"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w:t>
            </w:r>
          </w:p>
        </w:tc>
        <w:tc>
          <w:tcPr>
            <w:tcW w:w="938" w:type="dxa"/>
            <w:tcBorders>
              <w:top w:val="nil"/>
              <w:left w:val="nil"/>
              <w:bottom w:val="single" w:sz="4" w:space="0" w:color="auto"/>
              <w:right w:val="single" w:sz="4" w:space="0" w:color="auto"/>
            </w:tcBorders>
            <w:shd w:val="clear" w:color="auto" w:fill="auto"/>
            <w:noWrap/>
            <w:vAlign w:val="bottom"/>
            <w:hideMark/>
          </w:tcPr>
          <w:p w14:paraId="564C5E29"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4AC51FFA" w14:textId="7BA2152D"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3084702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0887C7D"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F1CB974"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C035C27"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938" w:type="dxa"/>
            <w:tcBorders>
              <w:top w:val="nil"/>
              <w:left w:val="nil"/>
              <w:bottom w:val="single" w:sz="4" w:space="0" w:color="auto"/>
              <w:right w:val="single" w:sz="4" w:space="0" w:color="auto"/>
            </w:tcBorders>
            <w:shd w:val="clear" w:color="auto" w:fill="auto"/>
            <w:noWrap/>
            <w:vAlign w:val="bottom"/>
            <w:hideMark/>
          </w:tcPr>
          <w:p w14:paraId="17F302D0"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60BF9358" w14:textId="15C6329A"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403A7B1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3CEA808"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A113964"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1D355D1"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33901E60"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3AEA0E7C" w14:textId="651C734F"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6FD31E2D"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E903B15"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E374A6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A2F2179"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8</w:t>
            </w:r>
          </w:p>
        </w:tc>
        <w:tc>
          <w:tcPr>
            <w:tcW w:w="938" w:type="dxa"/>
            <w:tcBorders>
              <w:top w:val="nil"/>
              <w:left w:val="nil"/>
              <w:bottom w:val="single" w:sz="4" w:space="0" w:color="auto"/>
              <w:right w:val="single" w:sz="4" w:space="0" w:color="auto"/>
            </w:tcBorders>
            <w:shd w:val="clear" w:color="auto" w:fill="auto"/>
            <w:noWrap/>
            <w:vAlign w:val="bottom"/>
            <w:hideMark/>
          </w:tcPr>
          <w:p w14:paraId="0D23EBB0"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-50</w:t>
            </w:r>
          </w:p>
        </w:tc>
        <w:tc>
          <w:tcPr>
            <w:tcW w:w="3323" w:type="dxa"/>
            <w:vMerge/>
            <w:tcBorders>
              <w:left w:val="nil"/>
              <w:right w:val="single" w:sz="4" w:space="0" w:color="auto"/>
            </w:tcBorders>
            <w:shd w:val="clear" w:color="auto" w:fill="auto"/>
            <w:noWrap/>
            <w:vAlign w:val="bottom"/>
            <w:hideMark/>
          </w:tcPr>
          <w:p w14:paraId="3615726A" w14:textId="6DF2781E"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1DA21D79" w14:textId="77777777" w:rsidTr="00CA2DA6">
        <w:trPr>
          <w:trHeight w:val="455"/>
        </w:trPr>
        <w:tc>
          <w:tcPr>
            <w:tcW w:w="1759" w:type="dxa"/>
            <w:vMerge/>
            <w:tcBorders>
              <w:top w:val="nil"/>
              <w:left w:val="single" w:sz="4" w:space="0" w:color="auto"/>
              <w:bottom w:val="single" w:sz="4" w:space="0" w:color="000000"/>
              <w:right w:val="single" w:sz="4" w:space="0" w:color="auto"/>
            </w:tcBorders>
            <w:vAlign w:val="center"/>
            <w:hideMark/>
          </w:tcPr>
          <w:p w14:paraId="1139A41B"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6B5947B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B223D1B"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B8F2307"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-50</w:t>
            </w:r>
          </w:p>
        </w:tc>
        <w:tc>
          <w:tcPr>
            <w:tcW w:w="3323" w:type="dxa"/>
            <w:vMerge/>
            <w:tcBorders>
              <w:left w:val="nil"/>
              <w:bottom w:val="single" w:sz="4" w:space="0" w:color="auto"/>
              <w:right w:val="single" w:sz="4" w:space="0" w:color="auto"/>
            </w:tcBorders>
            <w:shd w:val="clear" w:color="auto" w:fill="auto"/>
            <w:noWrap/>
            <w:vAlign w:val="bottom"/>
            <w:hideMark/>
          </w:tcPr>
          <w:p w14:paraId="4D3FA4CD" w14:textId="711C1098" w:rsidR="00E74E92" w:rsidRPr="002B7EBF" w:rsidRDefault="00E74E92" w:rsidP="00166764">
            <w:pPr>
              <w:spacing w:after="0" w:line="240" w:lineRule="auto"/>
              <w:rPr>
                <w:rFonts w:eastAsia="Times New Roman" w:cstheme="minorHAnsi"/>
                <w:color w:val="000000"/>
                <w:kern w:val="0"/>
                <w:lang w:eastAsia="en-GB"/>
                <w14:ligatures w14:val="none"/>
              </w:rPr>
            </w:pPr>
          </w:p>
        </w:tc>
      </w:tr>
      <w:tr w:rsidR="00951A54" w:rsidRPr="002B7EBF" w14:paraId="377A0448"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516BFE"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E1B09</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1A8E297"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709834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2FF6056"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4A1FBFF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val="restart"/>
            <w:tcBorders>
              <w:top w:val="nil"/>
              <w:left w:val="nil"/>
              <w:right w:val="single" w:sz="4" w:space="0" w:color="auto"/>
            </w:tcBorders>
            <w:shd w:val="clear" w:color="auto" w:fill="auto"/>
            <w:noWrap/>
            <w:vAlign w:val="bottom"/>
            <w:hideMark/>
          </w:tcPr>
          <w:p w14:paraId="2C5F041F" w14:textId="788346DB"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0124A603"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3F15841C" w14:textId="4599B811"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Defined as</w:t>
            </w:r>
            <w:r w:rsidRPr="002B7EBF">
              <w:rPr>
                <w:rFonts w:eastAsia="Times New Roman" w:cstheme="minorHAnsi"/>
                <w:b/>
                <w:bCs/>
                <w:i/>
                <w:iCs/>
                <w:color w:val="000000"/>
                <w:kern w:val="0"/>
                <w:lang w:eastAsia="en-GB"/>
                <w14:ligatures w14:val="none"/>
              </w:rPr>
              <w:t xml:space="preserve">: Number of Active CAIS Accounts (SP) </w:t>
            </w:r>
            <w:r w:rsidRPr="002B7EBF">
              <w:rPr>
                <w:rFonts w:eastAsia="Times New Roman" w:cstheme="minorHAnsi"/>
                <w:color w:val="000000"/>
                <w:kern w:val="0"/>
                <w:lang w:eastAsia="en-GB"/>
                <w14:ligatures w14:val="none"/>
              </w:rPr>
              <w:t>(</w:t>
            </w:r>
            <w:r w:rsidRPr="002B7EBF">
              <w:rPr>
                <w:rFonts w:cstheme="minorHAnsi"/>
              </w:rPr>
              <w:t>Experian, 2024).</w:t>
            </w:r>
          </w:p>
        </w:tc>
      </w:tr>
      <w:tr w:rsidR="00951A54" w:rsidRPr="002B7EBF" w14:paraId="3FF09B4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F031D63"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8B5A00"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1E086F38"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449F7A2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351F117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03ED4159" w14:textId="7205F8BB"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4339B73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C8178C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E03A53D"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4CE6F66B"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538837D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w:t>
            </w:r>
          </w:p>
        </w:tc>
        <w:tc>
          <w:tcPr>
            <w:tcW w:w="938" w:type="dxa"/>
            <w:tcBorders>
              <w:top w:val="nil"/>
              <w:left w:val="nil"/>
              <w:bottom w:val="single" w:sz="4" w:space="0" w:color="auto"/>
              <w:right w:val="single" w:sz="4" w:space="0" w:color="auto"/>
            </w:tcBorders>
            <w:shd w:val="clear" w:color="auto" w:fill="auto"/>
            <w:noWrap/>
            <w:vAlign w:val="bottom"/>
            <w:hideMark/>
          </w:tcPr>
          <w:p w14:paraId="2BD4270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04EAEAAE" w14:textId="2DAC4C22"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45E4648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83717BF"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496AE8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73B2A7CA"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1366" w:type="dxa"/>
            <w:tcBorders>
              <w:top w:val="nil"/>
              <w:left w:val="nil"/>
              <w:bottom w:val="single" w:sz="4" w:space="0" w:color="auto"/>
              <w:right w:val="single" w:sz="4" w:space="0" w:color="auto"/>
            </w:tcBorders>
            <w:shd w:val="clear" w:color="auto" w:fill="auto"/>
            <w:noWrap/>
            <w:vAlign w:val="bottom"/>
            <w:hideMark/>
          </w:tcPr>
          <w:p w14:paraId="27DBF16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3BC91AE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30</w:t>
            </w:r>
          </w:p>
        </w:tc>
        <w:tc>
          <w:tcPr>
            <w:tcW w:w="3323" w:type="dxa"/>
            <w:vMerge/>
            <w:tcBorders>
              <w:left w:val="nil"/>
              <w:right w:val="single" w:sz="4" w:space="0" w:color="auto"/>
            </w:tcBorders>
            <w:shd w:val="clear" w:color="auto" w:fill="auto"/>
            <w:noWrap/>
            <w:vAlign w:val="bottom"/>
            <w:hideMark/>
          </w:tcPr>
          <w:p w14:paraId="2D197D30" w14:textId="180B2DD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533C66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5F1F49F"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E426696"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24662E68"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7</w:t>
            </w:r>
          </w:p>
        </w:tc>
        <w:tc>
          <w:tcPr>
            <w:tcW w:w="1366" w:type="dxa"/>
            <w:tcBorders>
              <w:top w:val="nil"/>
              <w:left w:val="nil"/>
              <w:bottom w:val="single" w:sz="4" w:space="0" w:color="auto"/>
              <w:right w:val="single" w:sz="4" w:space="0" w:color="auto"/>
            </w:tcBorders>
            <w:shd w:val="clear" w:color="auto" w:fill="auto"/>
            <w:noWrap/>
            <w:vAlign w:val="bottom"/>
            <w:hideMark/>
          </w:tcPr>
          <w:p w14:paraId="7F0F222C"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029EDC6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18</w:t>
            </w:r>
          </w:p>
        </w:tc>
        <w:tc>
          <w:tcPr>
            <w:tcW w:w="3323" w:type="dxa"/>
            <w:vMerge/>
            <w:tcBorders>
              <w:left w:val="nil"/>
              <w:right w:val="single" w:sz="4" w:space="0" w:color="auto"/>
            </w:tcBorders>
            <w:shd w:val="clear" w:color="auto" w:fill="auto"/>
            <w:noWrap/>
            <w:vAlign w:val="bottom"/>
            <w:hideMark/>
          </w:tcPr>
          <w:p w14:paraId="237972BF" w14:textId="223D83C8"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41299B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E4E6289"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026FFCF"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305A1A"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30FD703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bottom w:val="single" w:sz="4" w:space="0" w:color="auto"/>
              <w:right w:val="single" w:sz="4" w:space="0" w:color="auto"/>
            </w:tcBorders>
            <w:shd w:val="clear" w:color="auto" w:fill="auto"/>
            <w:noWrap/>
            <w:vAlign w:val="bottom"/>
            <w:hideMark/>
          </w:tcPr>
          <w:p w14:paraId="05C79101" w14:textId="113DDAAA"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34FFCEAA"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8A0172F"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lastRenderedPageBreak/>
              <w:t>TRD-A-13</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0A66321"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A35C8E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2C68E637"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938" w:type="dxa"/>
            <w:tcBorders>
              <w:top w:val="nil"/>
              <w:left w:val="nil"/>
              <w:bottom w:val="single" w:sz="4" w:space="0" w:color="auto"/>
              <w:right w:val="single" w:sz="4" w:space="0" w:color="auto"/>
            </w:tcBorders>
            <w:shd w:val="clear" w:color="auto" w:fill="auto"/>
            <w:noWrap/>
            <w:vAlign w:val="bottom"/>
            <w:hideMark/>
          </w:tcPr>
          <w:p w14:paraId="4F548A7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3323" w:type="dxa"/>
            <w:vMerge w:val="restart"/>
            <w:tcBorders>
              <w:top w:val="nil"/>
              <w:left w:val="nil"/>
              <w:right w:val="single" w:sz="4" w:space="0" w:color="auto"/>
            </w:tcBorders>
            <w:shd w:val="clear" w:color="auto" w:fill="auto"/>
            <w:noWrap/>
            <w:vAlign w:val="bottom"/>
            <w:hideMark/>
          </w:tcPr>
          <w:p w14:paraId="46B23027" w14:textId="2018E562"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13EF572E"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2D555AC6" w14:textId="3CEE102D"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Defined as</w:t>
            </w:r>
            <w:r w:rsidRPr="002B7EBF">
              <w:rPr>
                <w:rFonts w:eastAsia="Times New Roman" w:cstheme="minorHAnsi"/>
                <w:b/>
                <w:bCs/>
                <w:i/>
                <w:iCs/>
                <w:color w:val="000000"/>
                <w:kern w:val="0"/>
                <w:lang w:eastAsia="en-GB"/>
                <w14:ligatures w14:val="none"/>
              </w:rPr>
              <w:t>: Number of Months Since Most Recent Arrears on all Accounts allowed</w:t>
            </w:r>
            <w:r w:rsidRPr="002B7EBF">
              <w:rPr>
                <w:rFonts w:eastAsia="Times New Roman" w:cstheme="minorHAnsi"/>
                <w:color w:val="000000"/>
                <w:kern w:val="0"/>
                <w:lang w:eastAsia="en-GB"/>
                <w14:ligatures w14:val="none"/>
              </w:rPr>
              <w:t xml:space="preserve"> (</w:t>
            </w:r>
            <w:r w:rsidRPr="002B7EBF">
              <w:rPr>
                <w:rFonts w:cstheme="minorHAnsi"/>
              </w:rPr>
              <w:t>Experian, 2024).</w:t>
            </w:r>
          </w:p>
          <w:p w14:paraId="79510A29" w14:textId="2E740274"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p>
        </w:tc>
      </w:tr>
      <w:tr w:rsidR="00951A54" w:rsidRPr="002B7EBF" w14:paraId="4C0B72B1"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4A82EB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3141B7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456E4B91"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3355E161"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00B408B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15BE994A" w14:textId="2679E510"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F186F1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E3BC83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67D4C04"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0FD9DB2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33B8DBE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55DA09DC"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28B912F1" w14:textId="324FA573"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1EFD55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76B4A8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7A180B10"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076D711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0C97E74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3A91696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7785C552" w14:textId="719DE78E"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1699DD03"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8D97DA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AB5FE8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12F1735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53E3316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4DEAA02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3323" w:type="dxa"/>
            <w:vMerge/>
            <w:tcBorders>
              <w:left w:val="nil"/>
              <w:right w:val="single" w:sz="4" w:space="0" w:color="auto"/>
            </w:tcBorders>
            <w:shd w:val="clear" w:color="auto" w:fill="auto"/>
            <w:noWrap/>
            <w:vAlign w:val="bottom"/>
            <w:hideMark/>
          </w:tcPr>
          <w:p w14:paraId="3D0F7F77" w14:textId="082CFF9A"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65295A7"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7C07B5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E482B0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1A8238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3A68E144"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6496D00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-30</w:t>
            </w:r>
          </w:p>
        </w:tc>
        <w:tc>
          <w:tcPr>
            <w:tcW w:w="3323" w:type="dxa"/>
            <w:vMerge/>
            <w:tcBorders>
              <w:left w:val="nil"/>
              <w:right w:val="single" w:sz="4" w:space="0" w:color="auto"/>
            </w:tcBorders>
            <w:shd w:val="clear" w:color="auto" w:fill="auto"/>
            <w:noWrap/>
            <w:vAlign w:val="bottom"/>
            <w:hideMark/>
          </w:tcPr>
          <w:p w14:paraId="08B6C28F" w14:textId="7927B88F"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E8FF9F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944203B"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9534E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81A4D1E"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40D4646"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-30</w:t>
            </w:r>
          </w:p>
        </w:tc>
        <w:tc>
          <w:tcPr>
            <w:tcW w:w="3323" w:type="dxa"/>
            <w:vMerge/>
            <w:tcBorders>
              <w:left w:val="nil"/>
              <w:bottom w:val="single" w:sz="4" w:space="0" w:color="auto"/>
              <w:right w:val="single" w:sz="4" w:space="0" w:color="auto"/>
            </w:tcBorders>
            <w:shd w:val="clear" w:color="auto" w:fill="auto"/>
            <w:noWrap/>
            <w:vAlign w:val="bottom"/>
            <w:hideMark/>
          </w:tcPr>
          <w:p w14:paraId="4C4DC51E" w14:textId="2825C28F"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48A94139"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768D44"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E1A09</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165D8A"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C0F704A"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2753BC1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5262DBA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val="restart"/>
            <w:tcBorders>
              <w:top w:val="nil"/>
              <w:left w:val="nil"/>
              <w:right w:val="single" w:sz="4" w:space="0" w:color="auto"/>
            </w:tcBorders>
            <w:shd w:val="clear" w:color="auto" w:fill="auto"/>
            <w:noWrap/>
            <w:vAlign w:val="bottom"/>
            <w:hideMark/>
          </w:tcPr>
          <w:p w14:paraId="2596CE9C" w14:textId="33EE5FA2"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61411BD5"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03145F71"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Defined as: </w:t>
            </w:r>
            <w:r w:rsidRPr="002B7EBF">
              <w:rPr>
                <w:rFonts w:eastAsia="Times New Roman" w:cstheme="minorHAnsi"/>
                <w:b/>
                <w:bCs/>
                <w:i/>
                <w:iCs/>
                <w:color w:val="000000"/>
                <w:kern w:val="0"/>
                <w:lang w:eastAsia="en-GB"/>
                <w14:ligatures w14:val="none"/>
              </w:rPr>
              <w:t>Number of Delinquent CAIS Accounts, excluding Mail Order accounts</w:t>
            </w:r>
            <w:r w:rsidRPr="002B7EBF">
              <w:rPr>
                <w:rFonts w:eastAsia="Times New Roman" w:cstheme="minorHAnsi"/>
                <w:color w:val="000000"/>
                <w:kern w:val="0"/>
                <w:lang w:eastAsia="en-GB"/>
                <w14:ligatures w14:val="none"/>
              </w:rPr>
              <w:t xml:space="preserve"> (</w:t>
            </w:r>
            <w:r w:rsidRPr="002B7EBF">
              <w:rPr>
                <w:rFonts w:cstheme="minorHAnsi"/>
              </w:rPr>
              <w:t>Experian, 2024).</w:t>
            </w:r>
          </w:p>
          <w:p w14:paraId="35924D39" w14:textId="566B1437"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p>
        </w:tc>
      </w:tr>
      <w:tr w:rsidR="00951A54" w:rsidRPr="002B7EBF" w14:paraId="708DB8F4"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038066B"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205B012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E4702B0"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1366" w:type="dxa"/>
            <w:tcBorders>
              <w:top w:val="nil"/>
              <w:left w:val="nil"/>
              <w:bottom w:val="single" w:sz="4" w:space="0" w:color="auto"/>
              <w:right w:val="single" w:sz="4" w:space="0" w:color="auto"/>
            </w:tcBorders>
            <w:shd w:val="clear" w:color="auto" w:fill="auto"/>
            <w:noWrap/>
            <w:vAlign w:val="bottom"/>
            <w:hideMark/>
          </w:tcPr>
          <w:p w14:paraId="653F008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3D0394F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46</w:t>
            </w:r>
          </w:p>
        </w:tc>
        <w:tc>
          <w:tcPr>
            <w:tcW w:w="3323" w:type="dxa"/>
            <w:vMerge/>
            <w:tcBorders>
              <w:left w:val="nil"/>
              <w:right w:val="single" w:sz="4" w:space="0" w:color="auto"/>
            </w:tcBorders>
            <w:shd w:val="clear" w:color="auto" w:fill="auto"/>
            <w:noWrap/>
            <w:vAlign w:val="bottom"/>
            <w:hideMark/>
          </w:tcPr>
          <w:p w14:paraId="4D773088" w14:textId="0BB03CA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4828A6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7FD69E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FD4366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B3800C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1E83D48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427DE66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3323" w:type="dxa"/>
            <w:vMerge/>
            <w:tcBorders>
              <w:left w:val="nil"/>
              <w:right w:val="single" w:sz="4" w:space="0" w:color="auto"/>
            </w:tcBorders>
            <w:shd w:val="clear" w:color="auto" w:fill="auto"/>
            <w:noWrap/>
            <w:vAlign w:val="bottom"/>
            <w:hideMark/>
          </w:tcPr>
          <w:p w14:paraId="72FD2508" w14:textId="69211BBE"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2E8144FE"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F04A434"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01C327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4C7BA7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0D4967E3"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54232C9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6473188A" w14:textId="7FAC69E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193DA1A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0409C77"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39BF530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BE2010C"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284F15B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bottom w:val="single" w:sz="4" w:space="0" w:color="auto"/>
              <w:right w:val="single" w:sz="4" w:space="0" w:color="auto"/>
            </w:tcBorders>
            <w:shd w:val="clear" w:color="auto" w:fill="auto"/>
            <w:noWrap/>
            <w:vAlign w:val="bottom"/>
            <w:hideMark/>
          </w:tcPr>
          <w:p w14:paraId="7D008D67" w14:textId="1BEB5A67"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8445084" w14:textId="77777777" w:rsidTr="00CA2DA6">
        <w:trPr>
          <w:trHeight w:val="300"/>
        </w:trPr>
        <w:tc>
          <w:tcPr>
            <w:tcW w:w="17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6F599C"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TRD-STL-14</w:t>
            </w:r>
          </w:p>
        </w:tc>
        <w:tc>
          <w:tcPr>
            <w:tcW w:w="97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CD9CA1"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18FE6FC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7413145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1B00086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val="restart"/>
            <w:tcBorders>
              <w:top w:val="nil"/>
              <w:left w:val="nil"/>
              <w:right w:val="single" w:sz="4" w:space="0" w:color="auto"/>
            </w:tcBorders>
            <w:shd w:val="clear" w:color="auto" w:fill="auto"/>
            <w:noWrap/>
            <w:vAlign w:val="bottom"/>
            <w:hideMark/>
          </w:tcPr>
          <w:p w14:paraId="0FD6FA8F" w14:textId="6B8A64C8"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366EAF9F"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6BB2B533" w14:textId="1B749456"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Defined as: </w:t>
            </w:r>
            <w:r w:rsidRPr="002B7EBF">
              <w:rPr>
                <w:rFonts w:eastAsia="Times New Roman" w:cstheme="minorHAnsi"/>
                <w:b/>
                <w:bCs/>
                <w:i/>
                <w:iCs/>
                <w:color w:val="000000"/>
                <w:kern w:val="0"/>
                <w:lang w:eastAsia="en-GB"/>
                <w14:ligatures w14:val="none"/>
              </w:rPr>
              <w:t>TSMR Active Short Term Loans account opened (Active CAIS)</w:t>
            </w:r>
            <w:r w:rsidRPr="002B7EBF">
              <w:rPr>
                <w:rFonts w:eastAsia="Times New Roman" w:cstheme="minorHAnsi"/>
                <w:color w:val="000000"/>
                <w:kern w:val="0"/>
                <w:lang w:eastAsia="en-GB"/>
                <w14:ligatures w14:val="none"/>
              </w:rPr>
              <w:t xml:space="preserve"> (</w:t>
            </w:r>
            <w:r w:rsidRPr="002B7EBF">
              <w:rPr>
                <w:rFonts w:cstheme="minorHAnsi"/>
              </w:rPr>
              <w:t>Experian, 2024).</w:t>
            </w:r>
          </w:p>
          <w:p w14:paraId="6B5007B3" w14:textId="2A5D6B83"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p>
        </w:tc>
      </w:tr>
      <w:tr w:rsidR="00951A54" w:rsidRPr="002B7EBF" w14:paraId="07F57A78"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6FD1C6C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5DC3664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C37B59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03E4F1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216D6BD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7DCEF763" w14:textId="4CC63A2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35865A68"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6F67F77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28DF1C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1A80BC27"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1366" w:type="dxa"/>
            <w:tcBorders>
              <w:top w:val="nil"/>
              <w:left w:val="nil"/>
              <w:bottom w:val="single" w:sz="4" w:space="0" w:color="auto"/>
              <w:right w:val="single" w:sz="4" w:space="0" w:color="auto"/>
            </w:tcBorders>
            <w:shd w:val="clear" w:color="auto" w:fill="auto"/>
            <w:noWrap/>
            <w:vAlign w:val="bottom"/>
            <w:hideMark/>
          </w:tcPr>
          <w:p w14:paraId="57BEF6B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540CA7F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0493CF5A" w14:textId="785301C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A69BBE3"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E470FC9"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735813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AAAE3B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8EF8B7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18C580B0"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3323" w:type="dxa"/>
            <w:vMerge/>
            <w:tcBorders>
              <w:left w:val="nil"/>
              <w:right w:val="single" w:sz="4" w:space="0" w:color="auto"/>
            </w:tcBorders>
            <w:shd w:val="clear" w:color="auto" w:fill="auto"/>
            <w:noWrap/>
            <w:vAlign w:val="bottom"/>
            <w:hideMark/>
          </w:tcPr>
          <w:p w14:paraId="6BE6A58B" w14:textId="2182CD78"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41A254F"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1559A6A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2B5ABDB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32DE58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7</w:t>
            </w:r>
          </w:p>
        </w:tc>
        <w:tc>
          <w:tcPr>
            <w:tcW w:w="1366" w:type="dxa"/>
            <w:tcBorders>
              <w:top w:val="nil"/>
              <w:left w:val="nil"/>
              <w:bottom w:val="single" w:sz="4" w:space="0" w:color="auto"/>
              <w:right w:val="single" w:sz="4" w:space="0" w:color="auto"/>
            </w:tcBorders>
            <w:shd w:val="clear" w:color="auto" w:fill="auto"/>
            <w:noWrap/>
            <w:vAlign w:val="bottom"/>
            <w:hideMark/>
          </w:tcPr>
          <w:p w14:paraId="22CB8580"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18</w:t>
            </w:r>
          </w:p>
        </w:tc>
        <w:tc>
          <w:tcPr>
            <w:tcW w:w="938" w:type="dxa"/>
            <w:tcBorders>
              <w:top w:val="nil"/>
              <w:left w:val="nil"/>
              <w:bottom w:val="single" w:sz="4" w:space="0" w:color="auto"/>
              <w:right w:val="single" w:sz="4" w:space="0" w:color="auto"/>
            </w:tcBorders>
            <w:shd w:val="clear" w:color="auto" w:fill="auto"/>
            <w:noWrap/>
            <w:vAlign w:val="bottom"/>
            <w:hideMark/>
          </w:tcPr>
          <w:p w14:paraId="74CD32F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-15</w:t>
            </w:r>
          </w:p>
        </w:tc>
        <w:tc>
          <w:tcPr>
            <w:tcW w:w="3323" w:type="dxa"/>
            <w:vMerge/>
            <w:tcBorders>
              <w:left w:val="nil"/>
              <w:right w:val="single" w:sz="4" w:space="0" w:color="auto"/>
            </w:tcBorders>
            <w:shd w:val="clear" w:color="auto" w:fill="auto"/>
            <w:noWrap/>
            <w:vAlign w:val="bottom"/>
            <w:hideMark/>
          </w:tcPr>
          <w:p w14:paraId="7F29727D" w14:textId="638D3B5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C6D05A6"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2A164A4D"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342D3687"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4591A89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19</w:t>
            </w:r>
          </w:p>
        </w:tc>
        <w:tc>
          <w:tcPr>
            <w:tcW w:w="1366" w:type="dxa"/>
            <w:tcBorders>
              <w:top w:val="nil"/>
              <w:left w:val="nil"/>
              <w:bottom w:val="single" w:sz="4" w:space="0" w:color="auto"/>
              <w:right w:val="single" w:sz="4" w:space="0" w:color="auto"/>
            </w:tcBorders>
            <w:shd w:val="clear" w:color="auto" w:fill="auto"/>
            <w:noWrap/>
            <w:vAlign w:val="bottom"/>
            <w:hideMark/>
          </w:tcPr>
          <w:p w14:paraId="7FFE8B7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36</w:t>
            </w:r>
          </w:p>
        </w:tc>
        <w:tc>
          <w:tcPr>
            <w:tcW w:w="938" w:type="dxa"/>
            <w:tcBorders>
              <w:top w:val="nil"/>
              <w:left w:val="nil"/>
              <w:bottom w:val="single" w:sz="4" w:space="0" w:color="auto"/>
              <w:right w:val="single" w:sz="4" w:space="0" w:color="auto"/>
            </w:tcBorders>
            <w:shd w:val="clear" w:color="auto" w:fill="auto"/>
            <w:noWrap/>
            <w:vAlign w:val="bottom"/>
            <w:hideMark/>
          </w:tcPr>
          <w:p w14:paraId="633A2F4C"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3323" w:type="dxa"/>
            <w:vMerge/>
            <w:tcBorders>
              <w:left w:val="nil"/>
              <w:right w:val="single" w:sz="4" w:space="0" w:color="auto"/>
            </w:tcBorders>
            <w:shd w:val="clear" w:color="auto" w:fill="auto"/>
            <w:noWrap/>
            <w:vAlign w:val="bottom"/>
            <w:hideMark/>
          </w:tcPr>
          <w:p w14:paraId="4A355E3C" w14:textId="240A843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8F21025"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D7EBA0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1B44B3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7CB6ED6C"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36</w:t>
            </w:r>
          </w:p>
        </w:tc>
        <w:tc>
          <w:tcPr>
            <w:tcW w:w="1366" w:type="dxa"/>
            <w:tcBorders>
              <w:top w:val="nil"/>
              <w:left w:val="nil"/>
              <w:bottom w:val="single" w:sz="4" w:space="0" w:color="auto"/>
              <w:right w:val="single" w:sz="4" w:space="0" w:color="auto"/>
            </w:tcBorders>
            <w:shd w:val="clear" w:color="auto" w:fill="auto"/>
            <w:noWrap/>
            <w:vAlign w:val="bottom"/>
            <w:hideMark/>
          </w:tcPr>
          <w:p w14:paraId="10BF4405"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14A1411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15</w:t>
            </w:r>
          </w:p>
        </w:tc>
        <w:tc>
          <w:tcPr>
            <w:tcW w:w="3323" w:type="dxa"/>
            <w:vMerge/>
            <w:tcBorders>
              <w:left w:val="nil"/>
              <w:right w:val="single" w:sz="4" w:space="0" w:color="auto"/>
            </w:tcBorders>
            <w:shd w:val="clear" w:color="auto" w:fill="auto"/>
            <w:noWrap/>
            <w:vAlign w:val="bottom"/>
            <w:hideMark/>
          </w:tcPr>
          <w:p w14:paraId="094A0D6F" w14:textId="4F1706E2"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EBFDD3F"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9625DD0"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4DB5F6DD"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8CC5154"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3158E39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3323" w:type="dxa"/>
            <w:vMerge/>
            <w:tcBorders>
              <w:left w:val="nil"/>
              <w:bottom w:val="single" w:sz="4" w:space="0" w:color="auto"/>
              <w:right w:val="single" w:sz="4" w:space="0" w:color="auto"/>
            </w:tcBorders>
            <w:shd w:val="clear" w:color="auto" w:fill="auto"/>
            <w:noWrap/>
            <w:vAlign w:val="bottom"/>
            <w:hideMark/>
          </w:tcPr>
          <w:p w14:paraId="3A1F52FF" w14:textId="44FEB44B"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0AB5227"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197A736"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ResidentialStatus</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F6769E"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String</w:t>
            </w: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31677C"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HomeOwner</w:t>
            </w:r>
          </w:p>
        </w:tc>
        <w:tc>
          <w:tcPr>
            <w:tcW w:w="938" w:type="dxa"/>
            <w:tcBorders>
              <w:top w:val="nil"/>
              <w:left w:val="nil"/>
              <w:bottom w:val="single" w:sz="4" w:space="0" w:color="auto"/>
              <w:right w:val="single" w:sz="4" w:space="0" w:color="auto"/>
            </w:tcBorders>
            <w:shd w:val="clear" w:color="auto" w:fill="auto"/>
            <w:noWrap/>
            <w:vAlign w:val="bottom"/>
            <w:hideMark/>
          </w:tcPr>
          <w:p w14:paraId="1D5BEE7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3323" w:type="dxa"/>
            <w:vMerge w:val="restart"/>
            <w:tcBorders>
              <w:top w:val="nil"/>
              <w:left w:val="nil"/>
              <w:right w:val="single" w:sz="4" w:space="0" w:color="auto"/>
            </w:tcBorders>
            <w:shd w:val="clear" w:color="auto" w:fill="auto"/>
            <w:noWrap/>
            <w:vAlign w:val="bottom"/>
            <w:hideMark/>
          </w:tcPr>
          <w:p w14:paraId="1DBD1299" w14:textId="3F56815C"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This data point is one of the User Input questions.</w:t>
            </w:r>
          </w:p>
          <w:p w14:paraId="1CD6C3C8"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7EB640C3"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6AD7B799" w14:textId="6B296E3F"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The status indicates the type of accommodation someone lives in.</w:t>
            </w:r>
          </w:p>
        </w:tc>
      </w:tr>
      <w:tr w:rsidR="00951A54" w:rsidRPr="002B7EBF" w14:paraId="2DF94FB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777B9FD2"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CAF2CA7"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50FC20"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PrivateTenantFurnished</w:t>
            </w:r>
          </w:p>
        </w:tc>
        <w:tc>
          <w:tcPr>
            <w:tcW w:w="938" w:type="dxa"/>
            <w:tcBorders>
              <w:top w:val="nil"/>
              <w:left w:val="nil"/>
              <w:bottom w:val="single" w:sz="4" w:space="0" w:color="auto"/>
              <w:right w:val="single" w:sz="4" w:space="0" w:color="auto"/>
            </w:tcBorders>
            <w:shd w:val="clear" w:color="auto" w:fill="auto"/>
            <w:noWrap/>
            <w:vAlign w:val="bottom"/>
            <w:hideMark/>
          </w:tcPr>
          <w:p w14:paraId="08E5425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5E2E36CD" w14:textId="795A716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EFB6950"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073A88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015DBE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A0F21F"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PrivateTenantUnfurnished</w:t>
            </w:r>
          </w:p>
        </w:tc>
        <w:tc>
          <w:tcPr>
            <w:tcW w:w="938" w:type="dxa"/>
            <w:tcBorders>
              <w:top w:val="nil"/>
              <w:left w:val="nil"/>
              <w:bottom w:val="single" w:sz="4" w:space="0" w:color="auto"/>
              <w:right w:val="single" w:sz="4" w:space="0" w:color="auto"/>
            </w:tcBorders>
            <w:shd w:val="clear" w:color="auto" w:fill="auto"/>
            <w:noWrap/>
            <w:vAlign w:val="bottom"/>
            <w:hideMark/>
          </w:tcPr>
          <w:p w14:paraId="76756F9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34</w:t>
            </w:r>
          </w:p>
        </w:tc>
        <w:tc>
          <w:tcPr>
            <w:tcW w:w="3323" w:type="dxa"/>
            <w:vMerge/>
            <w:tcBorders>
              <w:left w:val="nil"/>
              <w:right w:val="single" w:sz="4" w:space="0" w:color="auto"/>
            </w:tcBorders>
            <w:shd w:val="clear" w:color="auto" w:fill="auto"/>
            <w:noWrap/>
            <w:vAlign w:val="bottom"/>
            <w:hideMark/>
          </w:tcPr>
          <w:p w14:paraId="1247FE82" w14:textId="5F33B066"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BA7451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E0402B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3AE932F9"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F55440A"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CouncilTenant</w:t>
            </w:r>
          </w:p>
        </w:tc>
        <w:tc>
          <w:tcPr>
            <w:tcW w:w="938" w:type="dxa"/>
            <w:tcBorders>
              <w:top w:val="nil"/>
              <w:left w:val="nil"/>
              <w:bottom w:val="single" w:sz="4" w:space="0" w:color="auto"/>
              <w:right w:val="single" w:sz="4" w:space="0" w:color="auto"/>
            </w:tcBorders>
            <w:shd w:val="clear" w:color="auto" w:fill="auto"/>
            <w:noWrap/>
            <w:vAlign w:val="bottom"/>
            <w:hideMark/>
          </w:tcPr>
          <w:p w14:paraId="251FF55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56141645" w14:textId="3D0A933C"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3C94AC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B1225A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23C18AB"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68B2227"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Cohabiting</w:t>
            </w:r>
          </w:p>
        </w:tc>
        <w:tc>
          <w:tcPr>
            <w:tcW w:w="938" w:type="dxa"/>
            <w:tcBorders>
              <w:top w:val="nil"/>
              <w:left w:val="nil"/>
              <w:bottom w:val="single" w:sz="4" w:space="0" w:color="auto"/>
              <w:right w:val="single" w:sz="4" w:space="0" w:color="auto"/>
            </w:tcBorders>
            <w:shd w:val="clear" w:color="auto" w:fill="auto"/>
            <w:noWrap/>
            <w:vAlign w:val="bottom"/>
            <w:hideMark/>
          </w:tcPr>
          <w:p w14:paraId="72A9F75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34</w:t>
            </w:r>
          </w:p>
        </w:tc>
        <w:tc>
          <w:tcPr>
            <w:tcW w:w="3323" w:type="dxa"/>
            <w:vMerge/>
            <w:tcBorders>
              <w:left w:val="nil"/>
              <w:right w:val="single" w:sz="4" w:space="0" w:color="auto"/>
            </w:tcBorders>
            <w:shd w:val="clear" w:color="auto" w:fill="auto"/>
            <w:noWrap/>
            <w:vAlign w:val="bottom"/>
            <w:hideMark/>
          </w:tcPr>
          <w:p w14:paraId="7D821E17" w14:textId="52CE156E"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A3804B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C464F7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0646C2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9572F9"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LivingWithParents</w:t>
            </w:r>
          </w:p>
        </w:tc>
        <w:tc>
          <w:tcPr>
            <w:tcW w:w="938" w:type="dxa"/>
            <w:tcBorders>
              <w:top w:val="nil"/>
              <w:left w:val="nil"/>
              <w:bottom w:val="single" w:sz="4" w:space="0" w:color="auto"/>
              <w:right w:val="single" w:sz="4" w:space="0" w:color="auto"/>
            </w:tcBorders>
            <w:shd w:val="clear" w:color="auto" w:fill="auto"/>
            <w:noWrap/>
            <w:vAlign w:val="bottom"/>
            <w:hideMark/>
          </w:tcPr>
          <w:p w14:paraId="3B68A8C1"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391EB5FA" w14:textId="4852506A"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3E1135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2190872"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65A07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CA68D2"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E2444D6"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bottom w:val="single" w:sz="4" w:space="0" w:color="auto"/>
              <w:right w:val="single" w:sz="4" w:space="0" w:color="auto"/>
            </w:tcBorders>
            <w:shd w:val="clear" w:color="auto" w:fill="auto"/>
            <w:noWrap/>
            <w:vAlign w:val="bottom"/>
            <w:hideMark/>
          </w:tcPr>
          <w:p w14:paraId="6071AC05" w14:textId="6E0267D3" w:rsidR="00951A54" w:rsidRPr="002B7EBF" w:rsidRDefault="00951A54" w:rsidP="00166764">
            <w:pPr>
              <w:spacing w:after="0" w:line="240" w:lineRule="auto"/>
              <w:rPr>
                <w:rFonts w:eastAsia="Times New Roman" w:cstheme="minorHAnsi"/>
                <w:color w:val="000000"/>
                <w:kern w:val="0"/>
                <w:lang w:eastAsia="en-GB"/>
                <w14:ligatures w14:val="none"/>
              </w:rPr>
            </w:pPr>
          </w:p>
        </w:tc>
      </w:tr>
    </w:tbl>
    <w:p w14:paraId="4C26D44D" w14:textId="080EEC43" w:rsidR="00C74DF3" w:rsidRPr="002B7EBF" w:rsidRDefault="00C74DF3" w:rsidP="00166764">
      <w:pPr>
        <w:rPr>
          <w:rFonts w:cstheme="minorHAnsi"/>
        </w:rPr>
      </w:pPr>
    </w:p>
    <w:p w14:paraId="3F8A77CB" w14:textId="77777777" w:rsidR="00C74DF3" w:rsidRPr="002B7EBF" w:rsidRDefault="00C74DF3">
      <w:pPr>
        <w:rPr>
          <w:rFonts w:cstheme="minorHAnsi"/>
        </w:rPr>
      </w:pPr>
      <w:r w:rsidRPr="002B7EBF">
        <w:rPr>
          <w:rFonts w:cstheme="minorHAnsi"/>
        </w:rPr>
        <w:br w:type="page"/>
      </w:r>
    </w:p>
    <w:p w14:paraId="42FF72B1" w14:textId="4DB9C521" w:rsidR="007B6C31" w:rsidRPr="002B7EBF" w:rsidRDefault="00166764" w:rsidP="00B70F0D">
      <w:pPr>
        <w:pStyle w:val="Heading4"/>
        <w:rPr>
          <w:rFonts w:asciiTheme="minorHAnsi" w:hAnsiTheme="minorHAnsi" w:cstheme="minorHAnsi"/>
        </w:rPr>
      </w:pPr>
      <w:r w:rsidRPr="002B7EBF">
        <w:rPr>
          <w:rFonts w:asciiTheme="minorHAnsi" w:hAnsiTheme="minorHAnsi" w:cstheme="minorHAnsi"/>
        </w:rPr>
        <w:lastRenderedPageBreak/>
        <w:t>Challenger</w:t>
      </w:r>
      <w:r w:rsidR="008C59B4" w:rsidRPr="002B7EBF">
        <w:rPr>
          <w:rFonts w:asciiTheme="minorHAnsi" w:hAnsiTheme="minorHAnsi" w:cstheme="minorHAnsi"/>
        </w:rPr>
        <w:t xml:space="preserve"> Specification</w:t>
      </w:r>
    </w:p>
    <w:tbl>
      <w:tblPr>
        <w:tblW w:w="9776" w:type="dxa"/>
        <w:tblLook w:val="04A0" w:firstRow="1" w:lastRow="0" w:firstColumn="1" w:lastColumn="0" w:noHBand="0" w:noVBand="1"/>
      </w:tblPr>
      <w:tblGrid>
        <w:gridCol w:w="1911"/>
        <w:gridCol w:w="980"/>
        <w:gridCol w:w="738"/>
        <w:gridCol w:w="738"/>
        <w:gridCol w:w="791"/>
        <w:gridCol w:w="4661"/>
      </w:tblGrid>
      <w:tr w:rsidR="00C154A5" w:rsidRPr="002B7EBF" w14:paraId="587399CA" w14:textId="77777777" w:rsidTr="00C74DF3">
        <w:trPr>
          <w:trHeight w:val="300"/>
        </w:trPr>
        <w:tc>
          <w:tcPr>
            <w:tcW w:w="1886" w:type="dxa"/>
            <w:tcBorders>
              <w:top w:val="single" w:sz="4" w:space="0" w:color="auto"/>
              <w:left w:val="single" w:sz="4" w:space="0" w:color="auto"/>
              <w:bottom w:val="single" w:sz="4" w:space="0" w:color="auto"/>
              <w:right w:val="single" w:sz="4" w:space="0" w:color="auto"/>
            </w:tcBorders>
            <w:shd w:val="clear" w:color="000000" w:fill="94DCF8"/>
            <w:noWrap/>
            <w:vAlign w:val="bottom"/>
            <w:hideMark/>
          </w:tcPr>
          <w:p w14:paraId="339FA43D"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Characteristic</w:t>
            </w:r>
          </w:p>
        </w:tc>
        <w:tc>
          <w:tcPr>
            <w:tcW w:w="972" w:type="dxa"/>
            <w:tcBorders>
              <w:top w:val="single" w:sz="4" w:space="0" w:color="auto"/>
              <w:left w:val="nil"/>
              <w:bottom w:val="single" w:sz="4" w:space="0" w:color="auto"/>
              <w:right w:val="single" w:sz="4" w:space="0" w:color="auto"/>
            </w:tcBorders>
            <w:shd w:val="clear" w:color="000000" w:fill="94DCF8"/>
            <w:noWrap/>
            <w:vAlign w:val="bottom"/>
            <w:hideMark/>
          </w:tcPr>
          <w:p w14:paraId="0E6C7D3F"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Data Type</w:t>
            </w:r>
          </w:p>
        </w:tc>
        <w:tc>
          <w:tcPr>
            <w:tcW w:w="733" w:type="dxa"/>
            <w:tcBorders>
              <w:top w:val="single" w:sz="4" w:space="0" w:color="auto"/>
              <w:left w:val="nil"/>
              <w:bottom w:val="single" w:sz="4" w:space="0" w:color="auto"/>
              <w:right w:val="single" w:sz="4" w:space="0" w:color="auto"/>
            </w:tcBorders>
            <w:shd w:val="clear" w:color="000000" w:fill="94DCF8"/>
            <w:noWrap/>
            <w:vAlign w:val="bottom"/>
            <w:hideMark/>
          </w:tcPr>
          <w:p w14:paraId="730D9F7E"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MIn Value</w:t>
            </w:r>
          </w:p>
        </w:tc>
        <w:tc>
          <w:tcPr>
            <w:tcW w:w="733" w:type="dxa"/>
            <w:tcBorders>
              <w:top w:val="single" w:sz="4" w:space="0" w:color="auto"/>
              <w:left w:val="nil"/>
              <w:bottom w:val="single" w:sz="4" w:space="0" w:color="auto"/>
              <w:right w:val="single" w:sz="4" w:space="0" w:color="auto"/>
            </w:tcBorders>
            <w:shd w:val="clear" w:color="000000" w:fill="94DCF8"/>
            <w:noWrap/>
            <w:vAlign w:val="bottom"/>
            <w:hideMark/>
          </w:tcPr>
          <w:p w14:paraId="6CAC9B28"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Max Value</w:t>
            </w:r>
          </w:p>
        </w:tc>
        <w:tc>
          <w:tcPr>
            <w:tcW w:w="791" w:type="dxa"/>
            <w:tcBorders>
              <w:top w:val="single" w:sz="4" w:space="0" w:color="auto"/>
              <w:left w:val="nil"/>
              <w:bottom w:val="single" w:sz="4" w:space="0" w:color="auto"/>
              <w:right w:val="single" w:sz="4" w:space="0" w:color="auto"/>
            </w:tcBorders>
            <w:shd w:val="clear" w:color="000000" w:fill="94DCF8"/>
            <w:noWrap/>
            <w:vAlign w:val="bottom"/>
            <w:hideMark/>
          </w:tcPr>
          <w:p w14:paraId="34C94D6F"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Points</w:t>
            </w:r>
          </w:p>
        </w:tc>
        <w:tc>
          <w:tcPr>
            <w:tcW w:w="4661" w:type="dxa"/>
            <w:tcBorders>
              <w:top w:val="single" w:sz="4" w:space="0" w:color="auto"/>
              <w:left w:val="nil"/>
              <w:bottom w:val="single" w:sz="4" w:space="0" w:color="auto"/>
              <w:right w:val="single" w:sz="4" w:space="0" w:color="auto"/>
            </w:tcBorders>
            <w:shd w:val="clear" w:color="000000" w:fill="94DCF8"/>
            <w:noWrap/>
            <w:vAlign w:val="bottom"/>
            <w:hideMark/>
          </w:tcPr>
          <w:p w14:paraId="29AC7790"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Notes</w:t>
            </w:r>
          </w:p>
        </w:tc>
      </w:tr>
      <w:tr w:rsidR="00C154A5" w:rsidRPr="002B7EBF" w14:paraId="2E335D77" w14:textId="77777777" w:rsidTr="00C74DF3">
        <w:trPr>
          <w:trHeight w:val="300"/>
        </w:trPr>
        <w:tc>
          <w:tcPr>
            <w:tcW w:w="1886" w:type="dxa"/>
            <w:tcBorders>
              <w:top w:val="nil"/>
              <w:left w:val="single" w:sz="4" w:space="0" w:color="auto"/>
              <w:bottom w:val="single" w:sz="4" w:space="0" w:color="auto"/>
              <w:right w:val="single" w:sz="4" w:space="0" w:color="auto"/>
            </w:tcBorders>
            <w:shd w:val="clear" w:color="auto" w:fill="auto"/>
            <w:noWrap/>
            <w:vAlign w:val="bottom"/>
            <w:hideMark/>
          </w:tcPr>
          <w:p w14:paraId="65DFC95A" w14:textId="77777777" w:rsidR="00C154A5" w:rsidRPr="002B7EBF" w:rsidRDefault="00C154A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Base</w:t>
            </w:r>
          </w:p>
        </w:tc>
        <w:tc>
          <w:tcPr>
            <w:tcW w:w="972" w:type="dxa"/>
            <w:tcBorders>
              <w:top w:val="nil"/>
              <w:left w:val="nil"/>
              <w:bottom w:val="single" w:sz="4" w:space="0" w:color="auto"/>
              <w:right w:val="single" w:sz="4" w:space="0" w:color="auto"/>
            </w:tcBorders>
            <w:shd w:val="clear" w:color="auto" w:fill="auto"/>
            <w:noWrap/>
            <w:vAlign w:val="bottom"/>
            <w:hideMark/>
          </w:tcPr>
          <w:p w14:paraId="553C5BE8" w14:textId="77777777" w:rsidR="00C154A5" w:rsidRPr="002B7EBF" w:rsidRDefault="00C154A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79EC7CC" w14:textId="77777777" w:rsidR="00C154A5" w:rsidRPr="002B7EBF" w:rsidRDefault="00C154A5"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7163A1E4" w14:textId="77777777" w:rsidR="00C154A5" w:rsidRPr="002B7EBF" w:rsidRDefault="00C154A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580</w:t>
            </w:r>
          </w:p>
        </w:tc>
        <w:tc>
          <w:tcPr>
            <w:tcW w:w="4661" w:type="dxa"/>
            <w:tcBorders>
              <w:top w:val="nil"/>
              <w:left w:val="nil"/>
              <w:bottom w:val="single" w:sz="4" w:space="0" w:color="auto"/>
              <w:right w:val="single" w:sz="4" w:space="0" w:color="auto"/>
            </w:tcBorders>
            <w:shd w:val="clear" w:color="auto" w:fill="auto"/>
            <w:noWrap/>
            <w:vAlign w:val="bottom"/>
            <w:hideMark/>
          </w:tcPr>
          <w:p w14:paraId="16469E4B" w14:textId="434E03E0" w:rsidR="00C154A5" w:rsidRPr="002B7EBF" w:rsidRDefault="00C154A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This is a static value that all instances of this scorecard will start from.</w:t>
            </w:r>
          </w:p>
        </w:tc>
      </w:tr>
      <w:tr w:rsidR="002579D4" w:rsidRPr="002B7EBF" w14:paraId="5CEC2CA9"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957D3E"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NDSPCII</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F2734A"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283DA77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604E41F1"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35449FD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4170118E" w14:textId="77777777" w:rsidR="002579D4" w:rsidRPr="002B7EBF" w:rsidRDefault="002579D4" w:rsidP="002579D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External data provided by Experian’s Credit Record API: DelphiSelect </w:t>
            </w:r>
          </w:p>
          <w:p w14:paraId="5CF0A52F"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6FBE341F" w14:textId="0FADEA4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 xml:space="preserve">Consumer Indebtedness Index (SP) </w:t>
            </w:r>
            <w:r w:rsidRPr="002B7EBF">
              <w:rPr>
                <w:rFonts w:eastAsia="Times New Roman" w:cstheme="minorHAnsi"/>
                <w:color w:val="000000"/>
                <w:kern w:val="0"/>
                <w:sz w:val="18"/>
                <w:szCs w:val="18"/>
                <w:lang w:eastAsia="en-GB"/>
                <w14:ligatures w14:val="none"/>
              </w:rPr>
              <w:t>(</w:t>
            </w:r>
            <w:r w:rsidRPr="002B7EBF">
              <w:rPr>
                <w:rFonts w:cstheme="minorHAnsi"/>
                <w:sz w:val="18"/>
                <w:szCs w:val="18"/>
              </w:rPr>
              <w:t>Experian, 2024). This is an index that represents how in debt a person is. Higher values indicate the subject is using more of their available credit.</w:t>
            </w:r>
          </w:p>
          <w:p w14:paraId="24B55E37" w14:textId="6EE26C50"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46623E30"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6B7A3093"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49A667C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FE8C24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F719DA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791" w:type="dxa"/>
            <w:tcBorders>
              <w:top w:val="nil"/>
              <w:left w:val="nil"/>
              <w:bottom w:val="single" w:sz="4" w:space="0" w:color="auto"/>
              <w:right w:val="single" w:sz="4" w:space="0" w:color="auto"/>
            </w:tcBorders>
            <w:shd w:val="clear" w:color="auto" w:fill="auto"/>
            <w:noWrap/>
            <w:vAlign w:val="bottom"/>
            <w:hideMark/>
          </w:tcPr>
          <w:p w14:paraId="74B98ED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45</w:t>
            </w:r>
          </w:p>
        </w:tc>
        <w:tc>
          <w:tcPr>
            <w:tcW w:w="4661" w:type="dxa"/>
            <w:vMerge/>
            <w:tcBorders>
              <w:left w:val="nil"/>
              <w:right w:val="single" w:sz="4" w:space="0" w:color="auto"/>
            </w:tcBorders>
            <w:shd w:val="clear" w:color="auto" w:fill="auto"/>
            <w:noWrap/>
            <w:vAlign w:val="bottom"/>
            <w:hideMark/>
          </w:tcPr>
          <w:p w14:paraId="0DA9CE76" w14:textId="7222E1F5"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18C14509"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1F88F8E"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77A8057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3E5852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11</w:t>
            </w:r>
          </w:p>
        </w:tc>
        <w:tc>
          <w:tcPr>
            <w:tcW w:w="733" w:type="dxa"/>
            <w:tcBorders>
              <w:top w:val="nil"/>
              <w:left w:val="nil"/>
              <w:bottom w:val="single" w:sz="4" w:space="0" w:color="auto"/>
              <w:right w:val="single" w:sz="4" w:space="0" w:color="auto"/>
            </w:tcBorders>
            <w:shd w:val="clear" w:color="auto" w:fill="auto"/>
            <w:noWrap/>
            <w:vAlign w:val="bottom"/>
            <w:hideMark/>
          </w:tcPr>
          <w:p w14:paraId="1731557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791" w:type="dxa"/>
            <w:tcBorders>
              <w:top w:val="nil"/>
              <w:left w:val="nil"/>
              <w:bottom w:val="single" w:sz="4" w:space="0" w:color="auto"/>
              <w:right w:val="single" w:sz="4" w:space="0" w:color="auto"/>
            </w:tcBorders>
            <w:shd w:val="clear" w:color="auto" w:fill="auto"/>
            <w:noWrap/>
            <w:vAlign w:val="bottom"/>
            <w:hideMark/>
          </w:tcPr>
          <w:p w14:paraId="5AA8E0E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4661" w:type="dxa"/>
            <w:vMerge/>
            <w:tcBorders>
              <w:left w:val="nil"/>
              <w:right w:val="single" w:sz="4" w:space="0" w:color="auto"/>
            </w:tcBorders>
            <w:shd w:val="clear" w:color="auto" w:fill="auto"/>
            <w:noWrap/>
            <w:vAlign w:val="bottom"/>
            <w:hideMark/>
          </w:tcPr>
          <w:p w14:paraId="1BC968AC" w14:textId="4160B3BF"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BAB124D"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98226BD"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2114EA8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A768DB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21</w:t>
            </w:r>
          </w:p>
        </w:tc>
        <w:tc>
          <w:tcPr>
            <w:tcW w:w="733" w:type="dxa"/>
            <w:tcBorders>
              <w:top w:val="nil"/>
              <w:left w:val="nil"/>
              <w:bottom w:val="single" w:sz="4" w:space="0" w:color="auto"/>
              <w:right w:val="single" w:sz="4" w:space="0" w:color="auto"/>
            </w:tcBorders>
            <w:shd w:val="clear" w:color="auto" w:fill="auto"/>
            <w:noWrap/>
            <w:vAlign w:val="bottom"/>
            <w:hideMark/>
          </w:tcPr>
          <w:p w14:paraId="7127A0A9"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25</w:t>
            </w:r>
          </w:p>
        </w:tc>
        <w:tc>
          <w:tcPr>
            <w:tcW w:w="791" w:type="dxa"/>
            <w:tcBorders>
              <w:top w:val="nil"/>
              <w:left w:val="nil"/>
              <w:bottom w:val="single" w:sz="4" w:space="0" w:color="auto"/>
              <w:right w:val="single" w:sz="4" w:space="0" w:color="auto"/>
            </w:tcBorders>
            <w:shd w:val="clear" w:color="auto" w:fill="auto"/>
            <w:noWrap/>
            <w:vAlign w:val="bottom"/>
            <w:hideMark/>
          </w:tcPr>
          <w:p w14:paraId="184B64E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1F6B1FAE" w14:textId="67C8C04A"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7F6639FA"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CEA07BD"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937A99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4770D33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733" w:type="dxa"/>
            <w:tcBorders>
              <w:top w:val="nil"/>
              <w:left w:val="nil"/>
              <w:bottom w:val="single" w:sz="4" w:space="0" w:color="auto"/>
              <w:right w:val="single" w:sz="4" w:space="0" w:color="auto"/>
            </w:tcBorders>
            <w:shd w:val="clear" w:color="auto" w:fill="auto"/>
            <w:noWrap/>
            <w:vAlign w:val="bottom"/>
            <w:hideMark/>
          </w:tcPr>
          <w:p w14:paraId="4E6430B6"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791" w:type="dxa"/>
            <w:tcBorders>
              <w:top w:val="nil"/>
              <w:left w:val="nil"/>
              <w:bottom w:val="single" w:sz="4" w:space="0" w:color="auto"/>
              <w:right w:val="single" w:sz="4" w:space="0" w:color="auto"/>
            </w:tcBorders>
            <w:shd w:val="clear" w:color="auto" w:fill="auto"/>
            <w:noWrap/>
            <w:vAlign w:val="bottom"/>
            <w:hideMark/>
          </w:tcPr>
          <w:p w14:paraId="74AD8B6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4661" w:type="dxa"/>
            <w:vMerge/>
            <w:tcBorders>
              <w:left w:val="nil"/>
              <w:right w:val="single" w:sz="4" w:space="0" w:color="auto"/>
            </w:tcBorders>
            <w:shd w:val="clear" w:color="auto" w:fill="auto"/>
            <w:noWrap/>
            <w:vAlign w:val="bottom"/>
            <w:hideMark/>
          </w:tcPr>
          <w:p w14:paraId="40C92391" w14:textId="5FA2990C"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6BF07A9"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0FCB36E4"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0205811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83685B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41</w:t>
            </w:r>
          </w:p>
        </w:tc>
        <w:tc>
          <w:tcPr>
            <w:tcW w:w="733" w:type="dxa"/>
            <w:tcBorders>
              <w:top w:val="nil"/>
              <w:left w:val="nil"/>
              <w:bottom w:val="single" w:sz="4" w:space="0" w:color="auto"/>
              <w:right w:val="single" w:sz="4" w:space="0" w:color="auto"/>
            </w:tcBorders>
            <w:shd w:val="clear" w:color="auto" w:fill="auto"/>
            <w:noWrap/>
            <w:vAlign w:val="bottom"/>
            <w:hideMark/>
          </w:tcPr>
          <w:p w14:paraId="4EB5351F"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50</w:t>
            </w:r>
          </w:p>
        </w:tc>
        <w:tc>
          <w:tcPr>
            <w:tcW w:w="791" w:type="dxa"/>
            <w:tcBorders>
              <w:top w:val="nil"/>
              <w:left w:val="nil"/>
              <w:bottom w:val="single" w:sz="4" w:space="0" w:color="auto"/>
              <w:right w:val="single" w:sz="4" w:space="0" w:color="auto"/>
            </w:tcBorders>
            <w:shd w:val="clear" w:color="auto" w:fill="auto"/>
            <w:noWrap/>
            <w:vAlign w:val="bottom"/>
            <w:hideMark/>
          </w:tcPr>
          <w:p w14:paraId="18C3BD1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4661" w:type="dxa"/>
            <w:vMerge/>
            <w:tcBorders>
              <w:left w:val="nil"/>
              <w:right w:val="single" w:sz="4" w:space="0" w:color="auto"/>
            </w:tcBorders>
            <w:shd w:val="clear" w:color="auto" w:fill="auto"/>
            <w:noWrap/>
            <w:vAlign w:val="bottom"/>
            <w:hideMark/>
          </w:tcPr>
          <w:p w14:paraId="283A7C4B" w14:textId="1BA0CE4C"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04089E5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995C3FF"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118CF32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75970D1"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51</w:t>
            </w:r>
          </w:p>
        </w:tc>
        <w:tc>
          <w:tcPr>
            <w:tcW w:w="733" w:type="dxa"/>
            <w:tcBorders>
              <w:top w:val="nil"/>
              <w:left w:val="nil"/>
              <w:bottom w:val="single" w:sz="4" w:space="0" w:color="auto"/>
              <w:right w:val="single" w:sz="4" w:space="0" w:color="auto"/>
            </w:tcBorders>
            <w:shd w:val="clear" w:color="auto" w:fill="auto"/>
            <w:noWrap/>
            <w:vAlign w:val="bottom"/>
            <w:hideMark/>
          </w:tcPr>
          <w:p w14:paraId="6D49E49B"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46D3F09D"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4661" w:type="dxa"/>
            <w:vMerge/>
            <w:tcBorders>
              <w:left w:val="nil"/>
              <w:right w:val="single" w:sz="4" w:space="0" w:color="auto"/>
            </w:tcBorders>
            <w:shd w:val="clear" w:color="auto" w:fill="auto"/>
            <w:noWrap/>
            <w:vAlign w:val="bottom"/>
            <w:hideMark/>
          </w:tcPr>
          <w:p w14:paraId="4BC29CDD" w14:textId="4606FBEB"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556D034B"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9AFDB41"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4A7B306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2FD509C"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7B0A656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4661" w:type="dxa"/>
            <w:vMerge/>
            <w:tcBorders>
              <w:left w:val="nil"/>
              <w:bottom w:val="single" w:sz="4" w:space="0" w:color="auto"/>
              <w:right w:val="single" w:sz="4" w:space="0" w:color="auto"/>
            </w:tcBorders>
            <w:shd w:val="clear" w:color="auto" w:fill="auto"/>
            <w:noWrap/>
            <w:vAlign w:val="bottom"/>
            <w:hideMark/>
          </w:tcPr>
          <w:p w14:paraId="58E146FB" w14:textId="633FEDD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448B5D4"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24349A"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TRD-A-06</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02E869"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549AF6A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57F493A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5CD1F9C3"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4D346396" w14:textId="5111120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External data provided by Experian’s Credit Record API: DelphiSelect </w:t>
            </w:r>
          </w:p>
          <w:p w14:paraId="5DF329CC"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7A811429" w14:textId="1232481F"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Number of Consistently up-to-date accounts L12m</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Experian, 2024).</w:t>
            </w:r>
          </w:p>
          <w:p w14:paraId="63251A89" w14:textId="3C436BE4"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p w14:paraId="2177E046"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p w14:paraId="7E67843B" w14:textId="0EE3A37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246E9E28"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474838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14E668AD"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64A62C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4EBC536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9D8212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tcBorders>
              <w:left w:val="nil"/>
              <w:right w:val="single" w:sz="4" w:space="0" w:color="auto"/>
            </w:tcBorders>
            <w:shd w:val="clear" w:color="auto" w:fill="auto"/>
            <w:noWrap/>
            <w:vAlign w:val="bottom"/>
            <w:hideMark/>
          </w:tcPr>
          <w:p w14:paraId="637BEE37" w14:textId="5B2D78D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596548C2"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2B626C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60FA1CE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76345CE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51DCFB9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25AC721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4661" w:type="dxa"/>
            <w:vMerge/>
            <w:tcBorders>
              <w:left w:val="nil"/>
              <w:right w:val="single" w:sz="4" w:space="0" w:color="auto"/>
            </w:tcBorders>
            <w:shd w:val="clear" w:color="auto" w:fill="auto"/>
            <w:noWrap/>
            <w:vAlign w:val="bottom"/>
            <w:hideMark/>
          </w:tcPr>
          <w:p w14:paraId="63A2034B" w14:textId="5586DD21"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5B4237D5"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DA525A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63A13B3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B69DA3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6E5480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0508D21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4661" w:type="dxa"/>
            <w:vMerge/>
            <w:tcBorders>
              <w:left w:val="nil"/>
              <w:right w:val="single" w:sz="4" w:space="0" w:color="auto"/>
            </w:tcBorders>
            <w:shd w:val="clear" w:color="auto" w:fill="auto"/>
            <w:noWrap/>
            <w:vAlign w:val="bottom"/>
            <w:hideMark/>
          </w:tcPr>
          <w:p w14:paraId="3E6F9F62" w14:textId="684F3886"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7BA08FD2"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664E04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6FD3EA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C59DA0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0E0ED37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69D3D65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7ED2E4CD" w14:textId="1BA068A6"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9127C6E"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9BA552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C61F90F"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59C954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5316D287"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2D975ECF"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21</w:t>
            </w:r>
          </w:p>
        </w:tc>
        <w:tc>
          <w:tcPr>
            <w:tcW w:w="4661" w:type="dxa"/>
            <w:vMerge/>
            <w:tcBorders>
              <w:left w:val="nil"/>
              <w:right w:val="single" w:sz="4" w:space="0" w:color="auto"/>
            </w:tcBorders>
            <w:shd w:val="clear" w:color="auto" w:fill="auto"/>
            <w:noWrap/>
            <w:vAlign w:val="bottom"/>
            <w:hideMark/>
          </w:tcPr>
          <w:p w14:paraId="231CF5E8" w14:textId="4BC4D78A"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14813AC3"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53C55D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6B4DBD6"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3628153"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05082C2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4661" w:type="dxa"/>
            <w:vMerge/>
            <w:tcBorders>
              <w:left w:val="nil"/>
              <w:bottom w:val="single" w:sz="4" w:space="0" w:color="auto"/>
              <w:right w:val="single" w:sz="4" w:space="0" w:color="auto"/>
            </w:tcBorders>
            <w:shd w:val="clear" w:color="auto" w:fill="auto"/>
            <w:noWrap/>
            <w:vAlign w:val="bottom"/>
            <w:hideMark/>
          </w:tcPr>
          <w:p w14:paraId="25930706" w14:textId="2209F574"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1349BB5"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CB80C8D"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E1B13</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C66286"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04BE9EB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FDB01C9"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FE03DCF"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val="restart"/>
            <w:tcBorders>
              <w:top w:val="nil"/>
              <w:left w:val="nil"/>
              <w:right w:val="single" w:sz="4" w:space="0" w:color="auto"/>
            </w:tcBorders>
            <w:shd w:val="clear" w:color="auto" w:fill="auto"/>
            <w:noWrap/>
            <w:vAlign w:val="bottom"/>
            <w:hideMark/>
          </w:tcPr>
          <w:p w14:paraId="521BAC4A" w14:textId="4FC3C292"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External data provided by Experian’s Credit Record API: DelphiSelect</w:t>
            </w:r>
          </w:p>
          <w:p w14:paraId="395C1073"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7655C18C" w14:textId="00EA4E5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Number of CAIS Status 3 or worse, within the last 6 Months for all Active CAIS accounts (SP)</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Experian, 2024). CAIS Status refers to the arrears position of the account e.g. 3 means 3 missed payments on the account.</w:t>
            </w:r>
          </w:p>
          <w:p w14:paraId="48AFF41B" w14:textId="52EF10A5"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6D097B6E"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7A4637CE"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72D7DDD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5E671CD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34CAF8F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69BDFBC9"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4661" w:type="dxa"/>
            <w:vMerge/>
            <w:tcBorders>
              <w:left w:val="nil"/>
              <w:right w:val="single" w:sz="4" w:space="0" w:color="auto"/>
            </w:tcBorders>
            <w:shd w:val="clear" w:color="auto" w:fill="auto"/>
            <w:noWrap/>
            <w:vAlign w:val="bottom"/>
            <w:hideMark/>
          </w:tcPr>
          <w:p w14:paraId="387148FA" w14:textId="6E2D936D"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3F1D7B55"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FD1184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39D5C9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6F61646"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9C15A3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9AEC13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-12</w:t>
            </w:r>
          </w:p>
        </w:tc>
        <w:tc>
          <w:tcPr>
            <w:tcW w:w="4661" w:type="dxa"/>
            <w:vMerge/>
            <w:tcBorders>
              <w:left w:val="nil"/>
              <w:right w:val="single" w:sz="4" w:space="0" w:color="auto"/>
            </w:tcBorders>
            <w:shd w:val="clear" w:color="auto" w:fill="auto"/>
            <w:noWrap/>
            <w:vAlign w:val="bottom"/>
            <w:hideMark/>
          </w:tcPr>
          <w:p w14:paraId="3036BDD6" w14:textId="469EDEC4"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0014B58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6911356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439D1B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492EF62E"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29A70BFE"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0883DB7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-56</w:t>
            </w:r>
          </w:p>
        </w:tc>
        <w:tc>
          <w:tcPr>
            <w:tcW w:w="4661" w:type="dxa"/>
            <w:vMerge/>
            <w:tcBorders>
              <w:left w:val="nil"/>
              <w:right w:val="single" w:sz="4" w:space="0" w:color="auto"/>
            </w:tcBorders>
            <w:shd w:val="clear" w:color="auto" w:fill="auto"/>
            <w:noWrap/>
            <w:vAlign w:val="bottom"/>
            <w:hideMark/>
          </w:tcPr>
          <w:p w14:paraId="4587A6BF" w14:textId="154ECFF2"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9FE5D3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35856C44"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A972D37"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AE8D84"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6777E86D"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-56</w:t>
            </w:r>
          </w:p>
        </w:tc>
        <w:tc>
          <w:tcPr>
            <w:tcW w:w="4661" w:type="dxa"/>
            <w:vMerge/>
            <w:tcBorders>
              <w:left w:val="nil"/>
              <w:bottom w:val="single" w:sz="4" w:space="0" w:color="auto"/>
              <w:right w:val="single" w:sz="4" w:space="0" w:color="auto"/>
            </w:tcBorders>
            <w:shd w:val="clear" w:color="auto" w:fill="auto"/>
            <w:noWrap/>
            <w:vAlign w:val="bottom"/>
            <w:hideMark/>
          </w:tcPr>
          <w:p w14:paraId="7E1C97F4" w14:textId="2FC9B98B"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625F61F"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4B885D"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E1B01</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BB08CA"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6C4CFF4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0EA3516"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1403753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7841DA86" w14:textId="798B1986"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External data provided by Experian’s Credit Record API: DelphiSelect</w:t>
            </w:r>
          </w:p>
          <w:p w14:paraId="0EE81CD1"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3FE8506E" w14:textId="68EF08A2"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Number of Active CAIS Accounts Opened in the Last 3 Months (SP)</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(Experian, 2024).</w:t>
            </w:r>
          </w:p>
          <w:p w14:paraId="63B4B238" w14:textId="46108550" w:rsidR="002579D4" w:rsidRPr="002B7EBF" w:rsidRDefault="002579D4" w:rsidP="00867E8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55965DF5"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95FCCB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0B3C7C71"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A7EC23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5BEE40B3"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5E35091D"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34</w:t>
            </w:r>
          </w:p>
        </w:tc>
        <w:tc>
          <w:tcPr>
            <w:tcW w:w="4661" w:type="dxa"/>
            <w:vMerge/>
            <w:tcBorders>
              <w:left w:val="nil"/>
              <w:right w:val="single" w:sz="4" w:space="0" w:color="auto"/>
            </w:tcBorders>
            <w:shd w:val="clear" w:color="auto" w:fill="auto"/>
            <w:noWrap/>
            <w:vAlign w:val="bottom"/>
            <w:hideMark/>
          </w:tcPr>
          <w:p w14:paraId="33AB8191" w14:textId="3FA534D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1CE6A68D"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49F686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2742C0C"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DCACE41"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857843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7078A59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12</w:t>
            </w:r>
          </w:p>
        </w:tc>
        <w:tc>
          <w:tcPr>
            <w:tcW w:w="4661" w:type="dxa"/>
            <w:vMerge/>
            <w:tcBorders>
              <w:left w:val="nil"/>
              <w:right w:val="single" w:sz="4" w:space="0" w:color="auto"/>
            </w:tcBorders>
            <w:shd w:val="clear" w:color="auto" w:fill="auto"/>
            <w:noWrap/>
            <w:vAlign w:val="bottom"/>
            <w:hideMark/>
          </w:tcPr>
          <w:p w14:paraId="5F74BF95" w14:textId="729AC7B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0539239B"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5790268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5022981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5A320AD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4CD6BB70"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64E18FA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-11</w:t>
            </w:r>
          </w:p>
        </w:tc>
        <w:tc>
          <w:tcPr>
            <w:tcW w:w="4661" w:type="dxa"/>
            <w:vMerge/>
            <w:tcBorders>
              <w:left w:val="nil"/>
              <w:right w:val="single" w:sz="4" w:space="0" w:color="auto"/>
            </w:tcBorders>
            <w:shd w:val="clear" w:color="auto" w:fill="auto"/>
            <w:noWrap/>
            <w:vAlign w:val="bottom"/>
            <w:hideMark/>
          </w:tcPr>
          <w:p w14:paraId="3C50DCF3" w14:textId="6642609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0852251"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7C17B62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4B466B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7D44A7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7639EA4E"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26DEB730"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-33</w:t>
            </w:r>
          </w:p>
        </w:tc>
        <w:tc>
          <w:tcPr>
            <w:tcW w:w="4661" w:type="dxa"/>
            <w:vMerge/>
            <w:tcBorders>
              <w:left w:val="nil"/>
              <w:right w:val="single" w:sz="4" w:space="0" w:color="auto"/>
            </w:tcBorders>
            <w:shd w:val="clear" w:color="auto" w:fill="auto"/>
            <w:noWrap/>
            <w:vAlign w:val="bottom"/>
            <w:hideMark/>
          </w:tcPr>
          <w:p w14:paraId="492661DC" w14:textId="29922351"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46DF720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E825EC1"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1A7A107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D5A27B"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39C723F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-33</w:t>
            </w:r>
          </w:p>
        </w:tc>
        <w:tc>
          <w:tcPr>
            <w:tcW w:w="4661" w:type="dxa"/>
            <w:vMerge/>
            <w:tcBorders>
              <w:left w:val="nil"/>
              <w:bottom w:val="single" w:sz="4" w:space="0" w:color="auto"/>
              <w:right w:val="single" w:sz="4" w:space="0" w:color="auto"/>
            </w:tcBorders>
            <w:shd w:val="clear" w:color="auto" w:fill="auto"/>
            <w:noWrap/>
            <w:vAlign w:val="bottom"/>
            <w:hideMark/>
          </w:tcPr>
          <w:p w14:paraId="27BADDE5" w14:textId="3A848711"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006ECD03"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258C13" w14:textId="77777777" w:rsidR="00867E85" w:rsidRPr="002B7EBF" w:rsidRDefault="00867E8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TRD-STL-19</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7B641C" w14:textId="77777777" w:rsidR="00867E85" w:rsidRPr="002B7EBF" w:rsidRDefault="00867E8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74BC4A47"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767A8A43"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561731F0"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32</w:t>
            </w:r>
          </w:p>
        </w:tc>
        <w:tc>
          <w:tcPr>
            <w:tcW w:w="4661" w:type="dxa"/>
            <w:vMerge w:val="restart"/>
            <w:tcBorders>
              <w:top w:val="nil"/>
              <w:left w:val="nil"/>
              <w:right w:val="single" w:sz="4" w:space="0" w:color="auto"/>
            </w:tcBorders>
            <w:shd w:val="clear" w:color="auto" w:fill="auto"/>
            <w:noWrap/>
            <w:vAlign w:val="bottom"/>
            <w:hideMark/>
          </w:tcPr>
          <w:p w14:paraId="6C5DD7B0" w14:textId="77777777" w:rsidR="00867E85" w:rsidRPr="002B7EBF" w:rsidRDefault="00867E85" w:rsidP="00867E8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External data provided by Experian’s Credit Record API: DelphiSelect</w:t>
            </w:r>
          </w:p>
          <w:p w14:paraId="277270CB"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p w14:paraId="0B1F9721" w14:textId="1F575EBB"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Total Number of Default Short Term Loans accounts (Default CAIS)</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(Experian, 2024).</w:t>
            </w:r>
          </w:p>
          <w:p w14:paraId="52E398EE" w14:textId="55F59452"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867E85" w:rsidRPr="002B7EBF" w14:paraId="6369BC07"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35BBAACE"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B947BF2"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A63F9CA"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38726C10"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18A865B3"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tcBorders>
              <w:left w:val="nil"/>
              <w:right w:val="single" w:sz="4" w:space="0" w:color="auto"/>
            </w:tcBorders>
            <w:shd w:val="clear" w:color="auto" w:fill="auto"/>
            <w:noWrap/>
            <w:vAlign w:val="bottom"/>
            <w:hideMark/>
          </w:tcPr>
          <w:p w14:paraId="0F524D3C" w14:textId="63CE4E9A"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756761E0"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A5F5273"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65EAF3EC"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19C7F07"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6BC1DE4C"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0779F0A4"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28</w:t>
            </w:r>
          </w:p>
        </w:tc>
        <w:tc>
          <w:tcPr>
            <w:tcW w:w="4661" w:type="dxa"/>
            <w:vMerge/>
            <w:tcBorders>
              <w:left w:val="nil"/>
              <w:right w:val="single" w:sz="4" w:space="0" w:color="auto"/>
            </w:tcBorders>
            <w:shd w:val="clear" w:color="auto" w:fill="auto"/>
            <w:noWrap/>
            <w:vAlign w:val="bottom"/>
            <w:hideMark/>
          </w:tcPr>
          <w:p w14:paraId="6C11794D" w14:textId="04C217C0"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5AA1A51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A22C597"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4302E508"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1194011"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20BBB60D"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5C43DD73"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32935E9E" w14:textId="0DF7BD91"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1B7C95CB"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6467CEF"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593384AF"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8761FB1"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56AA9547"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692DA5AC"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-27</w:t>
            </w:r>
          </w:p>
        </w:tc>
        <w:tc>
          <w:tcPr>
            <w:tcW w:w="4661" w:type="dxa"/>
            <w:vMerge/>
            <w:tcBorders>
              <w:left w:val="nil"/>
              <w:right w:val="single" w:sz="4" w:space="0" w:color="auto"/>
            </w:tcBorders>
            <w:shd w:val="clear" w:color="auto" w:fill="auto"/>
            <w:noWrap/>
            <w:vAlign w:val="bottom"/>
            <w:hideMark/>
          </w:tcPr>
          <w:p w14:paraId="1739B25F" w14:textId="60D20AE5"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4802994E"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58B57D4"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1DB513A5"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BF5A30" w14:textId="77777777" w:rsidR="00867E85" w:rsidRPr="002B7EBF" w:rsidRDefault="00867E85"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35F3B496"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-27</w:t>
            </w:r>
          </w:p>
        </w:tc>
        <w:tc>
          <w:tcPr>
            <w:tcW w:w="4661" w:type="dxa"/>
            <w:vMerge/>
            <w:tcBorders>
              <w:left w:val="nil"/>
              <w:bottom w:val="single" w:sz="4" w:space="0" w:color="auto"/>
              <w:right w:val="single" w:sz="4" w:space="0" w:color="auto"/>
            </w:tcBorders>
            <w:shd w:val="clear" w:color="auto" w:fill="auto"/>
            <w:noWrap/>
            <w:vAlign w:val="bottom"/>
            <w:hideMark/>
          </w:tcPr>
          <w:p w14:paraId="6163AD77" w14:textId="412AB21B"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609F9587"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C00E78" w14:textId="77777777" w:rsidR="00867E85" w:rsidRPr="002B7EBF" w:rsidRDefault="00867E8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EmploymentStatus</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F7CFDC" w14:textId="77777777" w:rsidR="00867E85" w:rsidRPr="002B7EBF" w:rsidRDefault="00867E8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String</w:t>
            </w: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EE0297"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FullTime</w:t>
            </w:r>
          </w:p>
        </w:tc>
        <w:tc>
          <w:tcPr>
            <w:tcW w:w="791" w:type="dxa"/>
            <w:tcBorders>
              <w:top w:val="nil"/>
              <w:left w:val="nil"/>
              <w:bottom w:val="single" w:sz="4" w:space="0" w:color="auto"/>
              <w:right w:val="single" w:sz="4" w:space="0" w:color="auto"/>
            </w:tcBorders>
            <w:shd w:val="clear" w:color="auto" w:fill="auto"/>
            <w:noWrap/>
            <w:vAlign w:val="bottom"/>
            <w:hideMark/>
          </w:tcPr>
          <w:p w14:paraId="1EE62244"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45</w:t>
            </w:r>
          </w:p>
        </w:tc>
        <w:tc>
          <w:tcPr>
            <w:tcW w:w="4661" w:type="dxa"/>
            <w:vMerge w:val="restart"/>
            <w:tcBorders>
              <w:top w:val="nil"/>
              <w:left w:val="nil"/>
              <w:right w:val="single" w:sz="4" w:space="0" w:color="auto"/>
            </w:tcBorders>
            <w:shd w:val="clear" w:color="auto" w:fill="auto"/>
            <w:noWrap/>
            <w:vAlign w:val="bottom"/>
            <w:hideMark/>
          </w:tcPr>
          <w:p w14:paraId="765A8F8B" w14:textId="6DFE60FA" w:rsidR="00867E85" w:rsidRPr="002B7EBF" w:rsidRDefault="00867E85" w:rsidP="00867E8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 This data point is one of the User Input questions.</w:t>
            </w:r>
          </w:p>
          <w:p w14:paraId="0B41C8FA" w14:textId="77777777" w:rsidR="00867E85" w:rsidRPr="002B7EBF" w:rsidRDefault="00867E85" w:rsidP="00867E85">
            <w:pPr>
              <w:spacing w:after="0" w:line="240" w:lineRule="auto"/>
              <w:rPr>
                <w:rFonts w:eastAsia="Times New Roman" w:cstheme="minorHAnsi"/>
                <w:color w:val="000000"/>
                <w:kern w:val="0"/>
                <w:sz w:val="18"/>
                <w:szCs w:val="18"/>
                <w:lang w:eastAsia="en-GB"/>
                <w14:ligatures w14:val="none"/>
              </w:rPr>
            </w:pPr>
          </w:p>
          <w:p w14:paraId="2AA86192" w14:textId="63691A54"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The status indicates the type of employment an applicant is in. </w:t>
            </w:r>
          </w:p>
          <w:p w14:paraId="7DBD4226" w14:textId="18B3D61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867E85" w:rsidRPr="002B7EBF" w14:paraId="584B890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5384145"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A2CDD1E"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62B94B3"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PartTime</w:t>
            </w:r>
          </w:p>
        </w:tc>
        <w:tc>
          <w:tcPr>
            <w:tcW w:w="791" w:type="dxa"/>
            <w:tcBorders>
              <w:top w:val="nil"/>
              <w:left w:val="nil"/>
              <w:bottom w:val="single" w:sz="4" w:space="0" w:color="auto"/>
              <w:right w:val="single" w:sz="4" w:space="0" w:color="auto"/>
            </w:tcBorders>
            <w:shd w:val="clear" w:color="auto" w:fill="auto"/>
            <w:noWrap/>
            <w:vAlign w:val="bottom"/>
            <w:hideMark/>
          </w:tcPr>
          <w:p w14:paraId="30F477D6"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4661" w:type="dxa"/>
            <w:vMerge/>
            <w:tcBorders>
              <w:left w:val="nil"/>
              <w:right w:val="single" w:sz="4" w:space="0" w:color="auto"/>
            </w:tcBorders>
            <w:shd w:val="clear" w:color="auto" w:fill="auto"/>
            <w:noWrap/>
            <w:vAlign w:val="bottom"/>
            <w:hideMark/>
          </w:tcPr>
          <w:p w14:paraId="2DA61A4B" w14:textId="0EA41245"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6FEE8B3D"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4D402CB"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47C0342"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495C8D4"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Student</w:t>
            </w:r>
          </w:p>
        </w:tc>
        <w:tc>
          <w:tcPr>
            <w:tcW w:w="791" w:type="dxa"/>
            <w:tcBorders>
              <w:top w:val="nil"/>
              <w:left w:val="nil"/>
              <w:bottom w:val="single" w:sz="4" w:space="0" w:color="auto"/>
              <w:right w:val="single" w:sz="4" w:space="0" w:color="auto"/>
            </w:tcBorders>
            <w:shd w:val="clear" w:color="auto" w:fill="auto"/>
            <w:noWrap/>
            <w:vAlign w:val="bottom"/>
            <w:hideMark/>
          </w:tcPr>
          <w:p w14:paraId="51463C4A"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4661" w:type="dxa"/>
            <w:vMerge/>
            <w:tcBorders>
              <w:left w:val="nil"/>
              <w:right w:val="single" w:sz="4" w:space="0" w:color="auto"/>
            </w:tcBorders>
            <w:shd w:val="clear" w:color="auto" w:fill="auto"/>
            <w:noWrap/>
            <w:vAlign w:val="bottom"/>
            <w:hideMark/>
          </w:tcPr>
          <w:p w14:paraId="0E83C378" w14:textId="24A75D8C"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762C35CF"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2D60894A"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6B7FA589"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AFE67D1"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SelfEmployed</w:t>
            </w:r>
          </w:p>
        </w:tc>
        <w:tc>
          <w:tcPr>
            <w:tcW w:w="791" w:type="dxa"/>
            <w:tcBorders>
              <w:top w:val="nil"/>
              <w:left w:val="nil"/>
              <w:bottom w:val="single" w:sz="4" w:space="0" w:color="auto"/>
              <w:right w:val="single" w:sz="4" w:space="0" w:color="auto"/>
            </w:tcBorders>
            <w:shd w:val="clear" w:color="auto" w:fill="auto"/>
            <w:noWrap/>
            <w:vAlign w:val="bottom"/>
            <w:hideMark/>
          </w:tcPr>
          <w:p w14:paraId="2CE177E5"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33</w:t>
            </w:r>
          </w:p>
        </w:tc>
        <w:tc>
          <w:tcPr>
            <w:tcW w:w="4661" w:type="dxa"/>
            <w:vMerge/>
            <w:tcBorders>
              <w:left w:val="nil"/>
              <w:right w:val="single" w:sz="4" w:space="0" w:color="auto"/>
            </w:tcBorders>
            <w:shd w:val="clear" w:color="auto" w:fill="auto"/>
            <w:noWrap/>
            <w:vAlign w:val="bottom"/>
            <w:hideMark/>
          </w:tcPr>
          <w:p w14:paraId="60C16428" w14:textId="45719693"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4C4EF4C4"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91939E4"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7CEA4AF"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90CB01"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Unemployed</w:t>
            </w:r>
          </w:p>
        </w:tc>
        <w:tc>
          <w:tcPr>
            <w:tcW w:w="791" w:type="dxa"/>
            <w:tcBorders>
              <w:top w:val="nil"/>
              <w:left w:val="nil"/>
              <w:bottom w:val="single" w:sz="4" w:space="0" w:color="auto"/>
              <w:right w:val="single" w:sz="4" w:space="0" w:color="auto"/>
            </w:tcBorders>
            <w:shd w:val="clear" w:color="auto" w:fill="auto"/>
            <w:noWrap/>
            <w:vAlign w:val="bottom"/>
            <w:hideMark/>
          </w:tcPr>
          <w:p w14:paraId="46C8C1E6"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tcBorders>
              <w:left w:val="nil"/>
              <w:right w:val="single" w:sz="4" w:space="0" w:color="auto"/>
            </w:tcBorders>
            <w:shd w:val="clear" w:color="auto" w:fill="auto"/>
            <w:noWrap/>
            <w:vAlign w:val="bottom"/>
            <w:hideMark/>
          </w:tcPr>
          <w:p w14:paraId="1EC37AE9" w14:textId="76D3C6EC"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625008A1"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C10DEEB"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E449D6E"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95890C7"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Retired</w:t>
            </w:r>
          </w:p>
        </w:tc>
        <w:tc>
          <w:tcPr>
            <w:tcW w:w="791" w:type="dxa"/>
            <w:tcBorders>
              <w:top w:val="nil"/>
              <w:left w:val="nil"/>
              <w:bottom w:val="single" w:sz="4" w:space="0" w:color="auto"/>
              <w:right w:val="single" w:sz="4" w:space="0" w:color="auto"/>
            </w:tcBorders>
            <w:shd w:val="clear" w:color="auto" w:fill="auto"/>
            <w:noWrap/>
            <w:vAlign w:val="bottom"/>
            <w:hideMark/>
          </w:tcPr>
          <w:p w14:paraId="45B6FA09"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22</w:t>
            </w:r>
          </w:p>
        </w:tc>
        <w:tc>
          <w:tcPr>
            <w:tcW w:w="4661" w:type="dxa"/>
            <w:vMerge/>
            <w:tcBorders>
              <w:left w:val="nil"/>
              <w:right w:val="single" w:sz="4" w:space="0" w:color="auto"/>
            </w:tcBorders>
            <w:shd w:val="clear" w:color="auto" w:fill="auto"/>
            <w:noWrap/>
            <w:vAlign w:val="bottom"/>
            <w:hideMark/>
          </w:tcPr>
          <w:p w14:paraId="17A2F9A6" w14:textId="51EF7578"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4684E378"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3367F296"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5D24620"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ED90719" w14:textId="77777777" w:rsidR="00867E85" w:rsidRPr="002B7EBF" w:rsidRDefault="00867E85"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46F2433E"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tcBorders>
              <w:left w:val="nil"/>
              <w:bottom w:val="single" w:sz="4" w:space="0" w:color="auto"/>
              <w:right w:val="single" w:sz="4" w:space="0" w:color="auto"/>
            </w:tcBorders>
            <w:shd w:val="clear" w:color="auto" w:fill="auto"/>
            <w:noWrap/>
            <w:vAlign w:val="bottom"/>
            <w:hideMark/>
          </w:tcPr>
          <w:p w14:paraId="570A7059" w14:textId="3996615E"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bl>
    <w:p w14:paraId="1EF5DFE5" w14:textId="5222D3B8" w:rsidR="00C74DF3" w:rsidRPr="002B7EBF" w:rsidRDefault="00C74DF3">
      <w:pPr>
        <w:rPr>
          <w:rFonts w:cstheme="minorHAnsi"/>
        </w:rPr>
      </w:pPr>
    </w:p>
    <w:p w14:paraId="64924218" w14:textId="0579AB28" w:rsidR="00E74E92" w:rsidRPr="002B7EBF" w:rsidRDefault="00CF697F" w:rsidP="003B3EB3">
      <w:pPr>
        <w:pStyle w:val="Heading4"/>
        <w:rPr>
          <w:rFonts w:asciiTheme="minorHAnsi" w:hAnsiTheme="minorHAnsi" w:cstheme="minorHAnsi"/>
        </w:rPr>
      </w:pPr>
      <w:r w:rsidRPr="002B7EBF">
        <w:rPr>
          <w:rFonts w:asciiTheme="minorHAnsi" w:hAnsiTheme="minorHAnsi" w:cstheme="minorHAnsi"/>
        </w:rPr>
        <w:lastRenderedPageBreak/>
        <w:t>NULL Handling in characteristics</w:t>
      </w:r>
    </w:p>
    <w:p w14:paraId="4F1DFD6B" w14:textId="6D48694B" w:rsidR="00E74E92" w:rsidRPr="002B7EBF" w:rsidRDefault="00E74E92" w:rsidP="008F132B">
      <w:pPr>
        <w:jc w:val="both"/>
        <w:rPr>
          <w:rFonts w:cstheme="minorHAnsi"/>
        </w:rPr>
      </w:pPr>
      <w:r w:rsidRPr="002B7EBF">
        <w:rPr>
          <w:rFonts w:cstheme="minorHAnsi"/>
        </w:rPr>
        <w:t xml:space="preserve">NULL values are </w:t>
      </w:r>
      <w:r w:rsidR="00867E85" w:rsidRPr="002B7EBF">
        <w:rPr>
          <w:rFonts w:cstheme="minorHAnsi"/>
        </w:rPr>
        <w:t>technically</w:t>
      </w:r>
      <w:r w:rsidRPr="002B7EBF">
        <w:rPr>
          <w:rFonts w:cstheme="minorHAnsi"/>
        </w:rPr>
        <w:t xml:space="preserve"> possible </w:t>
      </w:r>
      <w:r w:rsidR="00867E85" w:rsidRPr="002B7EBF">
        <w:rPr>
          <w:rFonts w:cstheme="minorHAnsi"/>
        </w:rPr>
        <w:t>within the External Data variables detailed in the specifications above. In this program the expectation is that those should fall into the “default” bands and get assigned the relevant points.</w:t>
      </w:r>
    </w:p>
    <w:p w14:paraId="6667BC5A" w14:textId="60B76397" w:rsidR="00867E85" w:rsidRPr="002B7EBF" w:rsidRDefault="00867E85" w:rsidP="008F132B">
      <w:pPr>
        <w:jc w:val="both"/>
        <w:rPr>
          <w:rFonts w:cstheme="minorHAnsi"/>
        </w:rPr>
      </w:pPr>
      <w:r w:rsidRPr="002B7EBF">
        <w:rPr>
          <w:rFonts w:cstheme="minorHAnsi"/>
        </w:rPr>
        <w:t>To handle this in Java, try-catch blocks are used to specifically catch a NullPointerException that would arise from attempting to use these values e.g. the screenshot below shows this applies to the E1B09 characteristic on the Champion scorecard:</w:t>
      </w:r>
    </w:p>
    <w:p w14:paraId="49D48B12" w14:textId="77777777" w:rsidR="000A3930" w:rsidRDefault="00867E85" w:rsidP="000A3930">
      <w:pPr>
        <w:keepNext/>
        <w:rPr>
          <w:ins w:id="252" w:author="Benjamin Roberts" w:date="2024-06-10T22:25:00Z" w16du:dateUtc="2024-06-10T21:25:00Z"/>
        </w:rPr>
        <w:pPrChange w:id="253" w:author="Benjamin Roberts" w:date="2024-06-10T22:25:00Z" w16du:dateUtc="2024-06-10T21:25:00Z">
          <w:pPr/>
        </w:pPrChange>
      </w:pPr>
      <w:r w:rsidRPr="002B7EBF">
        <w:rPr>
          <w:rFonts w:cstheme="minorHAnsi"/>
          <w:noProof/>
        </w:rPr>
        <w:drawing>
          <wp:inline distT="0" distB="0" distL="0" distR="0" wp14:anchorId="1F023653" wp14:editId="48527B24">
            <wp:extent cx="4705927" cy="3358174"/>
            <wp:effectExtent l="0" t="0" r="0" b="0"/>
            <wp:docPr id="2537125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12515" name="Picture 1" descr="A screen shot of a computer program&#10;&#10;Description automatically generated"/>
                    <pic:cNvPicPr/>
                  </pic:nvPicPr>
                  <pic:blipFill>
                    <a:blip r:embed="rId32"/>
                    <a:stretch>
                      <a:fillRect/>
                    </a:stretch>
                  </pic:blipFill>
                  <pic:spPr>
                    <a:xfrm>
                      <a:off x="0" y="0"/>
                      <a:ext cx="4710568" cy="3361486"/>
                    </a:xfrm>
                    <a:prstGeom prst="rect">
                      <a:avLst/>
                    </a:prstGeom>
                  </pic:spPr>
                </pic:pic>
              </a:graphicData>
            </a:graphic>
          </wp:inline>
        </w:drawing>
      </w:r>
    </w:p>
    <w:p w14:paraId="2057AC08" w14:textId="705E8CF2" w:rsidR="00867E85" w:rsidRPr="002B7EBF" w:rsidRDefault="000A3930" w:rsidP="000A3930">
      <w:pPr>
        <w:pStyle w:val="Caption"/>
        <w:rPr>
          <w:rFonts w:cstheme="minorHAnsi"/>
        </w:rPr>
        <w:pPrChange w:id="254" w:author="Benjamin Roberts" w:date="2024-06-10T22:25:00Z" w16du:dateUtc="2024-06-10T21:25:00Z">
          <w:pPr/>
        </w:pPrChange>
      </w:pPr>
      <w:ins w:id="255" w:author="Benjamin Roberts" w:date="2024-06-10T22:25:00Z" w16du:dateUtc="2024-06-10T21:25:00Z">
        <w:r>
          <w:t xml:space="preserve">Figure </w:t>
        </w:r>
        <w:r>
          <w:fldChar w:fldCharType="begin"/>
        </w:r>
        <w:r>
          <w:instrText xml:space="preserve"> SEQ Figure \* ARABIC </w:instrText>
        </w:r>
      </w:ins>
      <w:r>
        <w:fldChar w:fldCharType="separate"/>
      </w:r>
      <w:ins w:id="256" w:author="Benjamin Roberts" w:date="2024-06-10T22:27:00Z" w16du:dateUtc="2024-06-10T21:27:00Z">
        <w:r w:rsidR="00EB6911">
          <w:rPr>
            <w:noProof/>
          </w:rPr>
          <w:t>18</w:t>
        </w:r>
      </w:ins>
      <w:ins w:id="257" w:author="Benjamin Roberts" w:date="2024-06-10T22:25:00Z" w16du:dateUtc="2024-06-10T21:25:00Z">
        <w:r>
          <w:fldChar w:fldCharType="end"/>
        </w:r>
        <w:r>
          <w:t xml:space="preserve"> - </w:t>
        </w:r>
        <w:r w:rsidRPr="00D842F1">
          <w:t>NULL handling for a Scorecard characteristic.</w:t>
        </w:r>
      </w:ins>
    </w:p>
    <w:p w14:paraId="19AFD55F" w14:textId="25049E1F" w:rsidR="00867E85" w:rsidRPr="002B7EBF" w:rsidRDefault="00867E85" w:rsidP="00E74E92">
      <w:pPr>
        <w:rPr>
          <w:rFonts w:cstheme="minorHAnsi"/>
          <w:b/>
          <w:bCs/>
        </w:rPr>
      </w:pPr>
      <w:del w:id="258" w:author="Benjamin Roberts" w:date="2024-06-10T22:25:00Z" w16du:dateUtc="2024-06-10T21:25:00Z">
        <w:r w:rsidRPr="002B7EBF" w:rsidDel="000A3930">
          <w:rPr>
            <w:rFonts w:cstheme="minorHAnsi"/>
            <w:b/>
            <w:bCs/>
          </w:rPr>
          <w:delText xml:space="preserve">Figure: NULL handling for a Scorecard characteristic. </w:delText>
        </w:r>
      </w:del>
    </w:p>
    <w:p w14:paraId="14BF0BC6" w14:textId="2492DC64" w:rsidR="00C74DF3" w:rsidRPr="002B7EBF" w:rsidRDefault="00C74DF3">
      <w:pPr>
        <w:rPr>
          <w:rFonts w:cstheme="minorHAnsi"/>
        </w:rPr>
      </w:pPr>
      <w:r w:rsidRPr="002B7EBF">
        <w:rPr>
          <w:rFonts w:cstheme="minorHAnsi"/>
        </w:rPr>
        <w:br w:type="page"/>
      </w:r>
    </w:p>
    <w:p w14:paraId="0B8C7F13" w14:textId="359E4D21" w:rsidR="00833D68" w:rsidRPr="002B7EBF" w:rsidRDefault="00833D68" w:rsidP="003B3EB3">
      <w:pPr>
        <w:pStyle w:val="Heading4"/>
        <w:rPr>
          <w:rFonts w:asciiTheme="minorHAnsi" w:hAnsiTheme="minorHAnsi" w:cstheme="minorHAnsi"/>
        </w:rPr>
      </w:pPr>
      <w:r w:rsidRPr="002B7EBF">
        <w:rPr>
          <w:rFonts w:asciiTheme="minorHAnsi" w:hAnsiTheme="minorHAnsi" w:cstheme="minorHAnsi"/>
        </w:rPr>
        <w:lastRenderedPageBreak/>
        <w:t>Probability of Default formula</w:t>
      </w:r>
    </w:p>
    <w:p w14:paraId="18E0AC9B" w14:textId="22B11312" w:rsidR="00C36276" w:rsidRPr="002B7EBF" w:rsidRDefault="008F132B" w:rsidP="00B9713F">
      <w:pPr>
        <w:jc w:val="both"/>
        <w:rPr>
          <w:rFonts w:cstheme="minorHAnsi"/>
        </w:rPr>
      </w:pPr>
      <w:commentRangeStart w:id="259"/>
      <w:commentRangeStart w:id="260"/>
      <w:r w:rsidRPr="002B7EBF">
        <w:rPr>
          <w:rFonts w:cstheme="minorHAnsi"/>
        </w:rPr>
        <w:t xml:space="preserve">The calculated score on a Scorecard is intended to be a representation of how likely a subject is likely to default on any offered credit. In </w:t>
      </w:r>
      <w:r w:rsidR="00B9713F" w:rsidRPr="002B7EBF">
        <w:rPr>
          <w:rFonts w:cstheme="minorHAnsi"/>
        </w:rPr>
        <w:t>its</w:t>
      </w:r>
      <w:r w:rsidRPr="002B7EBF">
        <w:rPr>
          <w:rFonts w:cstheme="minorHAnsi"/>
        </w:rPr>
        <w:t xml:space="preserve"> natural form </w:t>
      </w:r>
      <w:r w:rsidR="009B3FFC" w:rsidRPr="002B7EBF">
        <w:rPr>
          <w:rFonts w:cstheme="minorHAnsi"/>
        </w:rPr>
        <w:t>however,</w:t>
      </w:r>
      <w:r w:rsidRPr="002B7EBF">
        <w:rPr>
          <w:rFonts w:cstheme="minorHAnsi"/>
        </w:rPr>
        <w:t xml:space="preserve"> this isn’t a clear value to communicate probability. </w:t>
      </w:r>
    </w:p>
    <w:p w14:paraId="40A2F4D3" w14:textId="5D071261" w:rsidR="00C36276" w:rsidRPr="002B7EBF" w:rsidRDefault="00C36276" w:rsidP="00B9713F">
      <w:pPr>
        <w:jc w:val="both"/>
        <w:rPr>
          <w:rFonts w:cstheme="minorHAnsi"/>
        </w:rPr>
      </w:pPr>
      <w:r w:rsidRPr="002B7EBF">
        <w:rPr>
          <w:rFonts w:cstheme="minorHAnsi"/>
        </w:rPr>
        <w:t xml:space="preserve">The </w:t>
      </w:r>
      <w:r w:rsidR="008F132B" w:rsidRPr="002B7EBF">
        <w:rPr>
          <w:rFonts w:cstheme="minorHAnsi"/>
        </w:rPr>
        <w:t>Probability of Default</w:t>
      </w:r>
      <w:r w:rsidR="007B7545" w:rsidRPr="002B7EBF">
        <w:rPr>
          <w:rFonts w:cstheme="minorHAnsi"/>
        </w:rPr>
        <w:t xml:space="preserve"> formula</w:t>
      </w:r>
      <w:r w:rsidRPr="002B7EBF">
        <w:rPr>
          <w:rFonts w:cstheme="minorHAnsi"/>
        </w:rPr>
        <w:t>s</w:t>
      </w:r>
      <w:r w:rsidR="007B7545" w:rsidRPr="002B7EBF">
        <w:rPr>
          <w:rFonts w:cstheme="minorHAnsi"/>
        </w:rPr>
        <w:t xml:space="preserve"> allow us to translate this raw score into a percentage value that can be more cleanly communicated to non-technical stakeholders.</w:t>
      </w:r>
      <w:commentRangeEnd w:id="259"/>
      <w:r w:rsidR="00B9713F" w:rsidRPr="002B7EBF">
        <w:rPr>
          <w:rStyle w:val="CommentReference"/>
          <w:rFonts w:cstheme="minorHAnsi"/>
        </w:rPr>
        <w:commentReference w:id="259"/>
      </w:r>
      <w:commentRangeEnd w:id="260"/>
      <w:r w:rsidR="00C00723" w:rsidRPr="002B7EBF">
        <w:rPr>
          <w:rStyle w:val="CommentReference"/>
          <w:rFonts w:cstheme="minorHAnsi"/>
        </w:rPr>
        <w:commentReference w:id="260"/>
      </w:r>
      <w:r w:rsidRPr="002B7EBF">
        <w:rPr>
          <w:rFonts w:cstheme="minorHAnsi"/>
        </w:rPr>
        <w:t xml:space="preserve"> It makes use of coefficients (called “beta” β) and model variables defined early on in the Scorecard Model Development process to convert the raw score into a percentage value.  </w:t>
      </w:r>
    </w:p>
    <w:p w14:paraId="30F83A0B" w14:textId="78D8AFD5" w:rsidR="008F132B" w:rsidRPr="002B7EBF" w:rsidRDefault="007B7545" w:rsidP="00B9713F">
      <w:pPr>
        <w:jc w:val="both"/>
        <w:rPr>
          <w:rFonts w:cstheme="minorHAnsi"/>
        </w:rPr>
      </w:pPr>
      <w:r w:rsidRPr="002B7EBF">
        <w:rPr>
          <w:rFonts w:cstheme="minorHAnsi"/>
        </w:rPr>
        <w:t>An accepted model for calculating this value (based on Logical Regression) is provided below:</w:t>
      </w:r>
    </w:p>
    <w:tbl>
      <w:tblPr>
        <w:tblStyle w:val="TableGrid"/>
        <w:tblW w:w="0" w:type="auto"/>
        <w:tblLook w:val="04A0" w:firstRow="1" w:lastRow="0" w:firstColumn="1" w:lastColumn="0" w:noHBand="0" w:noVBand="1"/>
      </w:tblPr>
      <w:tblGrid>
        <w:gridCol w:w="5406"/>
        <w:gridCol w:w="4508"/>
      </w:tblGrid>
      <w:tr w:rsidR="008F132B" w:rsidRPr="002B7EBF" w14:paraId="30C33FA7" w14:textId="77777777" w:rsidTr="008F132B">
        <w:tc>
          <w:tcPr>
            <w:tcW w:w="4508" w:type="dxa"/>
          </w:tcPr>
          <w:p w14:paraId="24F3FFF3" w14:textId="62C6E90D" w:rsidR="008F132B" w:rsidRPr="002B7EBF" w:rsidRDefault="008F132B" w:rsidP="00B9713F">
            <w:pPr>
              <w:jc w:val="both"/>
              <w:rPr>
                <w:rFonts w:cstheme="minorHAnsi"/>
              </w:rPr>
            </w:pPr>
            <w:r w:rsidRPr="002B7EBF">
              <w:rPr>
                <w:rFonts w:cstheme="minorHAnsi"/>
                <w:noProof/>
              </w:rPr>
              <w:drawing>
                <wp:inline distT="0" distB="0" distL="0" distR="0" wp14:anchorId="03E788DE" wp14:editId="647A6AC3">
                  <wp:extent cx="3286584" cy="905001"/>
                  <wp:effectExtent l="0" t="0" r="9525" b="9525"/>
                  <wp:docPr id="1506153544" name="Picture 1" descr="Probability of Defaul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54624" name="Picture 1" descr="Probability of Default formula"/>
                          <pic:cNvPicPr/>
                        </pic:nvPicPr>
                        <pic:blipFill>
                          <a:blip r:embed="rId33"/>
                          <a:stretch>
                            <a:fillRect/>
                          </a:stretch>
                        </pic:blipFill>
                        <pic:spPr>
                          <a:xfrm>
                            <a:off x="0" y="0"/>
                            <a:ext cx="3286584" cy="905001"/>
                          </a:xfrm>
                          <a:prstGeom prst="rect">
                            <a:avLst/>
                          </a:prstGeom>
                        </pic:spPr>
                      </pic:pic>
                    </a:graphicData>
                  </a:graphic>
                </wp:inline>
              </w:drawing>
            </w:r>
          </w:p>
        </w:tc>
        <w:tc>
          <w:tcPr>
            <w:tcW w:w="4508" w:type="dxa"/>
          </w:tcPr>
          <w:p w14:paraId="7BFD297F" w14:textId="77777777" w:rsidR="008F132B" w:rsidRPr="002B7EBF" w:rsidRDefault="008F132B" w:rsidP="00B9713F">
            <w:pPr>
              <w:jc w:val="both"/>
              <w:rPr>
                <w:rFonts w:cstheme="minorHAnsi"/>
              </w:rPr>
            </w:pPr>
            <w:r w:rsidRPr="002B7EBF">
              <w:rPr>
                <w:rFonts w:cstheme="minorHAnsi"/>
                <w:b/>
                <w:bCs/>
              </w:rPr>
              <w:t>e</w:t>
            </w:r>
            <w:r w:rsidRPr="002B7EBF">
              <w:rPr>
                <w:rFonts w:cstheme="minorHAnsi"/>
              </w:rPr>
              <w:t xml:space="preserve"> = Eular’s Number (i.e. exponent)</w:t>
            </w:r>
          </w:p>
          <w:p w14:paraId="0BBB199A" w14:textId="77777777" w:rsidR="008F132B" w:rsidRPr="002B7EBF" w:rsidRDefault="008F132B" w:rsidP="00B9713F">
            <w:pPr>
              <w:jc w:val="both"/>
              <w:rPr>
                <w:rFonts w:cstheme="minorHAnsi"/>
              </w:rPr>
            </w:pPr>
          </w:p>
          <w:p w14:paraId="168A9FBB" w14:textId="0507F0ED" w:rsidR="00C36276" w:rsidRPr="002B7EBF" w:rsidRDefault="00C36276" w:rsidP="00B9713F">
            <w:pPr>
              <w:jc w:val="both"/>
              <w:rPr>
                <w:rFonts w:cstheme="minorHAnsi"/>
              </w:rPr>
            </w:pPr>
            <w:r w:rsidRPr="002B7EBF">
              <w:rPr>
                <w:rFonts w:cstheme="minorHAnsi"/>
                <w:b/>
                <w:bCs/>
              </w:rPr>
              <w:t xml:space="preserve">β </w:t>
            </w:r>
            <w:r w:rsidRPr="002B7EBF">
              <w:rPr>
                <w:rFonts w:cstheme="minorHAnsi"/>
              </w:rPr>
              <w:t xml:space="preserve">= beta (i.e. the model coefficients) </w:t>
            </w:r>
            <w:r w:rsidR="008F132B" w:rsidRPr="002B7EBF">
              <w:rPr>
                <w:rFonts w:cstheme="minorHAnsi"/>
              </w:rPr>
              <w:t xml:space="preserve"> </w:t>
            </w:r>
          </w:p>
          <w:p w14:paraId="3063C7A3" w14:textId="77777777" w:rsidR="00C36276" w:rsidRPr="002B7EBF" w:rsidRDefault="00C36276" w:rsidP="00B9713F">
            <w:pPr>
              <w:jc w:val="both"/>
              <w:rPr>
                <w:rFonts w:cstheme="minorHAnsi"/>
              </w:rPr>
            </w:pPr>
          </w:p>
          <w:p w14:paraId="3FAED236" w14:textId="73E5CDBD" w:rsidR="008F132B" w:rsidRPr="002B7EBF" w:rsidRDefault="008F132B" w:rsidP="00B9713F">
            <w:pPr>
              <w:jc w:val="both"/>
              <w:rPr>
                <w:rFonts w:cstheme="minorHAnsi"/>
              </w:rPr>
            </w:pPr>
            <w:r w:rsidRPr="002B7EBF">
              <w:rPr>
                <w:rFonts w:cstheme="minorHAnsi"/>
                <w:b/>
                <w:bCs/>
              </w:rPr>
              <w:t>x</w:t>
            </w:r>
            <w:r w:rsidRPr="002B7EBF">
              <w:rPr>
                <w:rFonts w:cstheme="minorHAnsi"/>
              </w:rPr>
              <w:t xml:space="preserve"> = </w:t>
            </w:r>
            <w:r w:rsidR="00C36276" w:rsidRPr="002B7EBF">
              <w:rPr>
                <w:rFonts w:cstheme="minorHAnsi"/>
              </w:rPr>
              <w:t>Model variables</w:t>
            </w:r>
            <w:r w:rsidRPr="002B7EBF">
              <w:rPr>
                <w:rFonts w:cstheme="minorHAnsi"/>
              </w:rPr>
              <w:t xml:space="preserve"> defined in the Scorecard Model Development process</w:t>
            </w:r>
          </w:p>
        </w:tc>
      </w:tr>
    </w:tbl>
    <w:p w14:paraId="5837C30F" w14:textId="1E3D71FF" w:rsidR="000A3930" w:rsidRDefault="000A3930" w:rsidP="000A3930">
      <w:pPr>
        <w:pStyle w:val="Caption"/>
        <w:rPr>
          <w:ins w:id="261" w:author="Benjamin Roberts" w:date="2024-06-10T22:25:00Z" w16du:dateUtc="2024-06-10T21:25:00Z"/>
          <w:rFonts w:cstheme="minorHAnsi"/>
          <w:b/>
          <w:bCs/>
        </w:rPr>
        <w:pPrChange w:id="262" w:author="Benjamin Roberts" w:date="2024-06-10T22:26:00Z" w16du:dateUtc="2024-06-10T21:26:00Z">
          <w:pPr>
            <w:jc w:val="both"/>
          </w:pPr>
        </w:pPrChange>
      </w:pPr>
      <w:ins w:id="263" w:author="Benjamin Roberts" w:date="2024-06-10T22:26:00Z" w16du:dateUtc="2024-06-10T21:26:00Z">
        <w:r>
          <w:t xml:space="preserve">Figure </w:t>
        </w:r>
        <w:r>
          <w:fldChar w:fldCharType="begin"/>
        </w:r>
        <w:r>
          <w:instrText xml:space="preserve"> SEQ Figure \* ARABIC </w:instrText>
        </w:r>
      </w:ins>
      <w:r>
        <w:fldChar w:fldCharType="separate"/>
      </w:r>
      <w:ins w:id="264" w:author="Benjamin Roberts" w:date="2024-06-10T22:27:00Z" w16du:dateUtc="2024-06-10T21:27:00Z">
        <w:r w:rsidR="00EB6911">
          <w:rPr>
            <w:noProof/>
          </w:rPr>
          <w:t>19</w:t>
        </w:r>
      </w:ins>
      <w:ins w:id="265" w:author="Benjamin Roberts" w:date="2024-06-10T22:26:00Z" w16du:dateUtc="2024-06-10T21:26:00Z">
        <w:r>
          <w:fldChar w:fldCharType="end"/>
        </w:r>
        <w:r>
          <w:t xml:space="preserve"> - </w:t>
        </w:r>
        <w:r w:rsidRPr="00014452">
          <w:t>Probability of Default formula (Silva et al, 2020).</w:t>
        </w:r>
      </w:ins>
    </w:p>
    <w:p w14:paraId="4F2D0861" w14:textId="351EEF82" w:rsidR="001745A3" w:rsidRPr="002B7EBF" w:rsidDel="000A3930" w:rsidRDefault="007B7545" w:rsidP="00B9713F">
      <w:pPr>
        <w:jc w:val="both"/>
        <w:rPr>
          <w:del w:id="266" w:author="Benjamin Roberts" w:date="2024-06-10T22:26:00Z" w16du:dateUtc="2024-06-10T21:26:00Z"/>
          <w:rFonts w:cstheme="minorHAnsi"/>
          <w:b/>
          <w:bCs/>
        </w:rPr>
      </w:pPr>
      <w:del w:id="267" w:author="Benjamin Roberts" w:date="2024-06-10T22:26:00Z" w16du:dateUtc="2024-06-10T21:26:00Z">
        <w:r w:rsidRPr="002B7EBF" w:rsidDel="000A3930">
          <w:rPr>
            <w:rFonts w:cstheme="minorHAnsi"/>
            <w:b/>
            <w:bCs/>
          </w:rPr>
          <w:delText xml:space="preserve">Figure: </w:delText>
        </w:r>
        <w:r w:rsidR="00CB648A" w:rsidRPr="002B7EBF" w:rsidDel="000A3930">
          <w:rPr>
            <w:rFonts w:cstheme="minorHAnsi"/>
            <w:b/>
            <w:bCs/>
          </w:rPr>
          <w:delText xml:space="preserve">Probability of Default formula </w:delText>
        </w:r>
        <w:r w:rsidR="00833D68" w:rsidRPr="002B7EBF" w:rsidDel="000A3930">
          <w:rPr>
            <w:rFonts w:cstheme="minorHAnsi"/>
            <w:b/>
            <w:bCs/>
          </w:rPr>
          <w:delText>(Silva et al, 2020)</w:delText>
        </w:r>
        <w:r w:rsidR="00CB648A" w:rsidRPr="002B7EBF" w:rsidDel="000A3930">
          <w:rPr>
            <w:rFonts w:cstheme="minorHAnsi"/>
            <w:b/>
            <w:bCs/>
          </w:rPr>
          <w:delText>.</w:delText>
        </w:r>
      </w:del>
    </w:p>
    <w:p w14:paraId="5D903397" w14:textId="3A46B6B1" w:rsidR="00C36276" w:rsidRPr="002B7EBF" w:rsidRDefault="00C36276" w:rsidP="00B9713F">
      <w:pPr>
        <w:jc w:val="both"/>
        <w:rPr>
          <w:rFonts w:cstheme="minorHAnsi"/>
        </w:rPr>
      </w:pPr>
      <w:r w:rsidRPr="002B7EBF">
        <w:rPr>
          <w:rFonts w:cstheme="minorHAnsi"/>
        </w:rPr>
        <w:t>Beta i.e</w:t>
      </w:r>
      <w:r w:rsidRPr="002B7EBF">
        <w:rPr>
          <w:rFonts w:cstheme="minorHAnsi"/>
          <w:b/>
          <w:bCs/>
        </w:rPr>
        <w:t xml:space="preserve">. β </w:t>
      </w:r>
      <w:r w:rsidRPr="002B7EBF">
        <w:rPr>
          <w:rFonts w:cstheme="minorHAnsi"/>
        </w:rPr>
        <w:t>is a static value defined as part of the development process. Doing so requires using historical data on the population we’re modelling for. This data is run through statistical analysis (e.g. logical regression) to estimate a co-efficient to use.</w:t>
      </w:r>
    </w:p>
    <w:p w14:paraId="1B5D7555" w14:textId="61F5480C" w:rsidR="00C36276" w:rsidRPr="002B7EBF" w:rsidRDefault="00C36276" w:rsidP="00B9713F">
      <w:pPr>
        <w:jc w:val="both"/>
        <w:rPr>
          <w:rFonts w:cstheme="minorHAnsi"/>
        </w:rPr>
      </w:pPr>
      <w:r w:rsidRPr="002B7EBF">
        <w:rPr>
          <w:rFonts w:cstheme="minorHAnsi"/>
        </w:rPr>
        <w:t>X r</w:t>
      </w:r>
      <w:r w:rsidR="0091178C" w:rsidRPr="002B7EBF">
        <w:rPr>
          <w:rFonts w:cstheme="minorHAnsi"/>
        </w:rPr>
        <w:t>epresents model variables defined in the scorecard process. For the purpose of this mock model, those are our Scorecard Characteristics covered above. The Points assigned to each variable are added together to form this.</w:t>
      </w:r>
    </w:p>
    <w:p w14:paraId="5DE86E53" w14:textId="61DE310D" w:rsidR="00C36276" w:rsidRPr="002B7EBF" w:rsidRDefault="008F132B" w:rsidP="00B9713F">
      <w:pPr>
        <w:jc w:val="both"/>
        <w:rPr>
          <w:rFonts w:cstheme="minorHAnsi"/>
        </w:rPr>
      </w:pPr>
      <w:r w:rsidRPr="002B7EBF">
        <w:rPr>
          <w:rFonts w:cstheme="minorHAnsi"/>
        </w:rPr>
        <w:t>Defining the constants to use in this model is typically done in the model development process. As only mock scorecards are used for this program to demonstrate the scorecards concept, the output of this will have no statistically meaningful value. The focus is solely on the Java implementation.</w:t>
      </w:r>
    </w:p>
    <w:p w14:paraId="6545D7F4" w14:textId="4A253484" w:rsidR="001745A3" w:rsidRPr="002B7EBF" w:rsidRDefault="00C36276" w:rsidP="00B9713F">
      <w:pPr>
        <w:jc w:val="both"/>
        <w:rPr>
          <w:rFonts w:cstheme="minorHAnsi"/>
        </w:rPr>
      </w:pPr>
      <w:r w:rsidRPr="002B7EBF">
        <w:rPr>
          <w:rFonts w:cstheme="minorHAnsi"/>
        </w:rPr>
        <w:t>This screenshot below shows this coded in the</w:t>
      </w:r>
      <w:r w:rsidR="008F132B" w:rsidRPr="002B7EBF">
        <w:rPr>
          <w:rFonts w:cstheme="minorHAnsi"/>
        </w:rPr>
        <w:t xml:space="preserve"> “Scorecard.java” class</w:t>
      </w:r>
      <w:r w:rsidR="001745A3" w:rsidRPr="002B7EBF">
        <w:rPr>
          <w:rFonts w:cstheme="minorHAnsi"/>
        </w:rPr>
        <w:t>:</w:t>
      </w:r>
    </w:p>
    <w:p w14:paraId="14CF42A7" w14:textId="77777777" w:rsidR="000A3930" w:rsidRDefault="00F7224B" w:rsidP="000A3930">
      <w:pPr>
        <w:keepNext/>
        <w:rPr>
          <w:ins w:id="268" w:author="Benjamin Roberts" w:date="2024-06-10T22:26:00Z" w16du:dateUtc="2024-06-10T21:26:00Z"/>
        </w:rPr>
        <w:pPrChange w:id="269" w:author="Benjamin Roberts" w:date="2024-06-10T22:26:00Z" w16du:dateUtc="2024-06-10T21:26:00Z">
          <w:pPr/>
        </w:pPrChange>
      </w:pPr>
      <w:r w:rsidRPr="002B7EBF">
        <w:rPr>
          <w:rFonts w:cstheme="minorHAnsi"/>
          <w:noProof/>
        </w:rPr>
        <w:drawing>
          <wp:inline distT="0" distB="0" distL="0" distR="0" wp14:anchorId="5EBD1108" wp14:editId="164337E0">
            <wp:extent cx="6496957" cy="2372056"/>
            <wp:effectExtent l="0" t="0" r="0" b="9525"/>
            <wp:docPr id="6629445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44590" name="Picture 1" descr="A screen shot of a computer program&#10;&#10;Description automatically generated"/>
                    <pic:cNvPicPr/>
                  </pic:nvPicPr>
                  <pic:blipFill>
                    <a:blip r:embed="rId34"/>
                    <a:stretch>
                      <a:fillRect/>
                    </a:stretch>
                  </pic:blipFill>
                  <pic:spPr>
                    <a:xfrm>
                      <a:off x="0" y="0"/>
                      <a:ext cx="6496957" cy="2372056"/>
                    </a:xfrm>
                    <a:prstGeom prst="rect">
                      <a:avLst/>
                    </a:prstGeom>
                  </pic:spPr>
                </pic:pic>
              </a:graphicData>
            </a:graphic>
          </wp:inline>
        </w:drawing>
      </w:r>
    </w:p>
    <w:p w14:paraId="0E1F6E6F" w14:textId="1478CF9D" w:rsidR="001745A3" w:rsidRPr="002B7EBF" w:rsidRDefault="000A3930" w:rsidP="000A3930">
      <w:pPr>
        <w:pStyle w:val="Caption"/>
        <w:rPr>
          <w:rFonts w:cstheme="minorHAnsi"/>
        </w:rPr>
        <w:pPrChange w:id="270" w:author="Benjamin Roberts" w:date="2024-06-10T22:26:00Z" w16du:dateUtc="2024-06-10T21:26:00Z">
          <w:pPr/>
        </w:pPrChange>
      </w:pPr>
      <w:ins w:id="271" w:author="Benjamin Roberts" w:date="2024-06-10T22:26:00Z" w16du:dateUtc="2024-06-10T21:26:00Z">
        <w:r>
          <w:t xml:space="preserve">Figure </w:t>
        </w:r>
        <w:r>
          <w:fldChar w:fldCharType="begin"/>
        </w:r>
        <w:r>
          <w:instrText xml:space="preserve"> SEQ Figure \* ARABIC </w:instrText>
        </w:r>
      </w:ins>
      <w:r>
        <w:fldChar w:fldCharType="separate"/>
      </w:r>
      <w:ins w:id="272" w:author="Benjamin Roberts" w:date="2024-06-10T22:27:00Z" w16du:dateUtc="2024-06-10T21:27:00Z">
        <w:r w:rsidR="00EB6911">
          <w:rPr>
            <w:noProof/>
          </w:rPr>
          <w:t>20</w:t>
        </w:r>
      </w:ins>
      <w:ins w:id="273" w:author="Benjamin Roberts" w:date="2024-06-10T22:26:00Z" w16du:dateUtc="2024-06-10T21:26:00Z">
        <w:r>
          <w:fldChar w:fldCharType="end"/>
        </w:r>
        <w:r>
          <w:t xml:space="preserve"> - </w:t>
        </w:r>
        <w:r w:rsidRPr="006C4AAE">
          <w:t>Java Class method to calculate Probability of Default</w:t>
        </w:r>
      </w:ins>
    </w:p>
    <w:p w14:paraId="7DDF8F92" w14:textId="7B142013" w:rsidR="00F7224B" w:rsidRPr="002B7EBF" w:rsidDel="000A3930" w:rsidRDefault="00F7224B" w:rsidP="00833D68">
      <w:pPr>
        <w:rPr>
          <w:del w:id="274" w:author="Benjamin Roberts" w:date="2024-06-10T22:26:00Z" w16du:dateUtc="2024-06-10T21:26:00Z"/>
          <w:rFonts w:cstheme="minorHAnsi"/>
          <w:b/>
          <w:bCs/>
        </w:rPr>
      </w:pPr>
      <w:del w:id="275" w:author="Benjamin Roberts" w:date="2024-06-10T22:26:00Z" w16du:dateUtc="2024-06-10T21:26:00Z">
        <w:r w:rsidRPr="002B7EBF" w:rsidDel="000A3930">
          <w:rPr>
            <w:rFonts w:cstheme="minorHAnsi"/>
            <w:b/>
            <w:bCs/>
          </w:rPr>
          <w:delText>Figure: Java Class method to calculate Probability of Default</w:delText>
        </w:r>
      </w:del>
    </w:p>
    <w:p w14:paraId="31292A1C" w14:textId="7575DE30" w:rsidR="001745A3" w:rsidRPr="002B7EBF" w:rsidRDefault="001745A3" w:rsidP="00833D68">
      <w:pPr>
        <w:rPr>
          <w:rFonts w:cstheme="minorHAnsi"/>
        </w:rPr>
      </w:pPr>
      <w:r w:rsidRPr="002B7EBF">
        <w:rPr>
          <w:rFonts w:cstheme="minorHAnsi"/>
        </w:rPr>
        <w:t>Where:</w:t>
      </w:r>
    </w:p>
    <w:p w14:paraId="4CE2B1FC" w14:textId="5AAD24B5" w:rsidR="001745A3" w:rsidRPr="002B7EBF" w:rsidRDefault="001745A3" w:rsidP="001745A3">
      <w:pPr>
        <w:pStyle w:val="ListParagraph"/>
        <w:numPr>
          <w:ilvl w:val="0"/>
          <w:numId w:val="9"/>
        </w:numPr>
        <w:rPr>
          <w:rFonts w:cstheme="minorHAnsi"/>
        </w:rPr>
      </w:pPr>
      <w:r w:rsidRPr="002B7EBF">
        <w:rPr>
          <w:rFonts w:cstheme="minorHAnsi"/>
        </w:rPr>
        <w:t>Math.exp() function provides the Exponent value</w:t>
      </w:r>
      <w:r w:rsidR="008F132B" w:rsidRPr="002B7EBF">
        <w:rPr>
          <w:rFonts w:cstheme="minorHAnsi"/>
        </w:rPr>
        <w:t xml:space="preserve"> required for the formula</w:t>
      </w:r>
    </w:p>
    <w:p w14:paraId="00F7A93F" w14:textId="65FFB5E3" w:rsidR="001745A3" w:rsidRPr="002B7EBF" w:rsidRDefault="008F132B" w:rsidP="001745A3">
      <w:pPr>
        <w:pStyle w:val="ListParagraph"/>
        <w:numPr>
          <w:ilvl w:val="0"/>
          <w:numId w:val="9"/>
        </w:numPr>
        <w:rPr>
          <w:rFonts w:cstheme="minorHAnsi"/>
        </w:rPr>
      </w:pPr>
      <w:r w:rsidRPr="002B7EBF">
        <w:rPr>
          <w:rFonts w:cstheme="minorHAnsi"/>
        </w:rPr>
        <w:t>baselineScore &amp; pointsJump</w:t>
      </w:r>
      <w:r w:rsidR="007B7545" w:rsidRPr="002B7EBF">
        <w:rPr>
          <w:rFonts w:cstheme="minorHAnsi"/>
        </w:rPr>
        <w:t xml:space="preserve"> represent the constants to be uses in the formula</w:t>
      </w:r>
    </w:p>
    <w:p w14:paraId="4A8BA413" w14:textId="461DFC43" w:rsidR="00B9713F" w:rsidRPr="002B7EBF" w:rsidRDefault="00B9713F">
      <w:pPr>
        <w:rPr>
          <w:rFonts w:cstheme="minorHAnsi"/>
        </w:rPr>
      </w:pPr>
      <w:r w:rsidRPr="002B7EBF">
        <w:rPr>
          <w:rFonts w:cstheme="minorHAnsi"/>
        </w:rPr>
        <w:br w:type="page"/>
      </w:r>
    </w:p>
    <w:p w14:paraId="414E91E0" w14:textId="77777777" w:rsidR="008C730F" w:rsidRPr="002B7EBF" w:rsidRDefault="008C730F" w:rsidP="003B3EB3">
      <w:pPr>
        <w:pStyle w:val="Heading3"/>
        <w:rPr>
          <w:rFonts w:asciiTheme="minorHAnsi" w:hAnsiTheme="minorHAnsi" w:cstheme="minorHAnsi"/>
        </w:rPr>
      </w:pPr>
      <w:bookmarkStart w:id="276" w:name="_Toc168487608"/>
      <w:r w:rsidRPr="002B7EBF">
        <w:rPr>
          <w:rFonts w:asciiTheme="minorHAnsi" w:hAnsiTheme="minorHAnsi" w:cstheme="minorHAnsi"/>
        </w:rPr>
        <w:lastRenderedPageBreak/>
        <w:t>Policy Rules</w:t>
      </w:r>
      <w:bookmarkEnd w:id="276"/>
    </w:p>
    <w:p w14:paraId="59302813" w14:textId="1D6FB0DD" w:rsidR="00413BF5" w:rsidRPr="002B7EBF" w:rsidRDefault="00413BF5" w:rsidP="00413BF5">
      <w:pPr>
        <w:rPr>
          <w:rFonts w:cstheme="minorHAnsi"/>
        </w:rPr>
      </w:pPr>
      <w:r w:rsidRPr="002B7EBF">
        <w:rPr>
          <w:rFonts w:cstheme="minorHAnsi"/>
        </w:rPr>
        <w:t xml:space="preserve">Policy rules check the available data on the applicant for specific signs of financial difficulty or any other indication that the applicant may be outside the credit institutions risk appetite. </w:t>
      </w:r>
    </w:p>
    <w:p w14:paraId="31CE2F1E" w14:textId="2AE8A27F" w:rsidR="00413BF5" w:rsidRPr="002B7EBF" w:rsidRDefault="00101CBF" w:rsidP="00413BF5">
      <w:pPr>
        <w:rPr>
          <w:rFonts w:cstheme="minorHAnsi"/>
        </w:rPr>
      </w:pPr>
      <w:r w:rsidRPr="002B7EBF">
        <w:rPr>
          <w:rFonts w:cstheme="minorHAnsi"/>
        </w:rPr>
        <w:t>Policy Rules can be of 1 of these types</w:t>
      </w:r>
      <w:r w:rsidR="00413BF5" w:rsidRPr="002B7EBF">
        <w:rPr>
          <w:rFonts w:cstheme="minorHAnsi"/>
        </w:rPr>
        <w:t>:</w:t>
      </w:r>
    </w:p>
    <w:p w14:paraId="6D4BCA1C" w14:textId="7432FBE6" w:rsidR="00F8128C" w:rsidRPr="002B7EBF" w:rsidRDefault="00F8128C" w:rsidP="00F8128C">
      <w:pPr>
        <w:pStyle w:val="ListParagraph"/>
        <w:numPr>
          <w:ilvl w:val="0"/>
          <w:numId w:val="9"/>
        </w:numPr>
        <w:rPr>
          <w:rFonts w:cstheme="minorHAnsi"/>
        </w:rPr>
      </w:pPr>
      <w:r w:rsidRPr="002B7EBF">
        <w:rPr>
          <w:rFonts w:cstheme="minorHAnsi"/>
          <w:b/>
          <w:bCs/>
        </w:rPr>
        <w:t>Decline</w:t>
      </w:r>
      <w:r w:rsidRPr="002B7EBF">
        <w:rPr>
          <w:rFonts w:cstheme="minorHAnsi"/>
        </w:rPr>
        <w:t xml:space="preserve"> = </w:t>
      </w:r>
      <w:r w:rsidR="00101CBF" w:rsidRPr="002B7EBF">
        <w:rPr>
          <w:rFonts w:cstheme="minorHAnsi"/>
        </w:rPr>
        <w:t xml:space="preserve">If the logic is met, </w:t>
      </w:r>
      <w:r w:rsidRPr="002B7EBF">
        <w:rPr>
          <w:rFonts w:cstheme="minorHAnsi"/>
        </w:rPr>
        <w:t>no offer of credit given to the applicant</w:t>
      </w:r>
    </w:p>
    <w:p w14:paraId="30EAE954" w14:textId="54FBDE5C" w:rsidR="00F8128C" w:rsidRPr="002B7EBF" w:rsidRDefault="00F8128C" w:rsidP="00F8128C">
      <w:pPr>
        <w:pStyle w:val="ListParagraph"/>
        <w:numPr>
          <w:ilvl w:val="0"/>
          <w:numId w:val="9"/>
        </w:numPr>
        <w:rPr>
          <w:rFonts w:cstheme="minorHAnsi"/>
        </w:rPr>
      </w:pPr>
      <w:r w:rsidRPr="002B7EBF">
        <w:rPr>
          <w:rFonts w:cstheme="minorHAnsi"/>
          <w:b/>
          <w:bCs/>
        </w:rPr>
        <w:t>Accept</w:t>
      </w:r>
      <w:r w:rsidRPr="002B7EBF">
        <w:rPr>
          <w:rFonts w:cstheme="minorHAnsi"/>
        </w:rPr>
        <w:t xml:space="preserve"> </w:t>
      </w:r>
      <w:r w:rsidR="00B9713F" w:rsidRPr="002B7EBF">
        <w:rPr>
          <w:rFonts w:cstheme="minorHAnsi"/>
        </w:rPr>
        <w:t xml:space="preserve">= </w:t>
      </w:r>
      <w:r w:rsidR="00101CBF" w:rsidRPr="002B7EBF">
        <w:rPr>
          <w:rFonts w:cstheme="minorHAnsi"/>
        </w:rPr>
        <w:t xml:space="preserve">Valid only if the logic for all instances of the other 2 types are not met. </w:t>
      </w:r>
      <w:r w:rsidR="0091178C" w:rsidRPr="002B7EBF">
        <w:rPr>
          <w:rFonts w:cstheme="minorHAnsi"/>
        </w:rPr>
        <w:t>Represents no</w:t>
      </w:r>
      <w:r w:rsidR="00B9713F" w:rsidRPr="002B7EBF">
        <w:rPr>
          <w:rFonts w:cstheme="minorHAnsi"/>
        </w:rPr>
        <w:t xml:space="preserve"> concerns found on the provided data, an offer of credit can be given</w:t>
      </w:r>
    </w:p>
    <w:tbl>
      <w:tblPr>
        <w:tblStyle w:val="TableGrid"/>
        <w:tblW w:w="8926" w:type="dxa"/>
        <w:tblLook w:val="04A0" w:firstRow="1" w:lastRow="0" w:firstColumn="1" w:lastColumn="0" w:noHBand="0" w:noVBand="1"/>
      </w:tblPr>
      <w:tblGrid>
        <w:gridCol w:w="819"/>
        <w:gridCol w:w="1652"/>
        <w:gridCol w:w="1068"/>
        <w:gridCol w:w="5387"/>
      </w:tblGrid>
      <w:tr w:rsidR="00277D74" w:rsidRPr="002B7EBF" w14:paraId="37D2CBCE" w14:textId="77777777" w:rsidTr="00277D74">
        <w:tc>
          <w:tcPr>
            <w:tcW w:w="819" w:type="dxa"/>
            <w:shd w:val="clear" w:color="auto" w:fill="F4B083" w:themeFill="accent2" w:themeFillTint="99"/>
          </w:tcPr>
          <w:p w14:paraId="6E0B9A8B" w14:textId="785935F0" w:rsidR="00277D74" w:rsidRPr="002B7EBF" w:rsidRDefault="00277D74" w:rsidP="0032120F">
            <w:pPr>
              <w:rPr>
                <w:rFonts w:cstheme="minorHAnsi"/>
                <w:b/>
                <w:bCs/>
              </w:rPr>
            </w:pPr>
            <w:r w:rsidRPr="002B7EBF">
              <w:rPr>
                <w:rFonts w:cstheme="minorHAnsi"/>
                <w:b/>
                <w:bCs/>
              </w:rPr>
              <w:t>Code</w:t>
            </w:r>
          </w:p>
        </w:tc>
        <w:tc>
          <w:tcPr>
            <w:tcW w:w="1652" w:type="dxa"/>
            <w:shd w:val="clear" w:color="auto" w:fill="F4B083" w:themeFill="accent2" w:themeFillTint="99"/>
          </w:tcPr>
          <w:p w14:paraId="7E3F1F67" w14:textId="37590B19" w:rsidR="00277D74" w:rsidRPr="002B7EBF" w:rsidRDefault="00277D74" w:rsidP="0032120F">
            <w:pPr>
              <w:rPr>
                <w:rFonts w:cstheme="minorHAnsi"/>
                <w:b/>
                <w:bCs/>
              </w:rPr>
            </w:pPr>
            <w:r w:rsidRPr="002B7EBF">
              <w:rPr>
                <w:rFonts w:cstheme="minorHAnsi"/>
                <w:b/>
                <w:bCs/>
              </w:rPr>
              <w:t>Rule Name</w:t>
            </w:r>
          </w:p>
        </w:tc>
        <w:tc>
          <w:tcPr>
            <w:tcW w:w="1068" w:type="dxa"/>
            <w:shd w:val="clear" w:color="auto" w:fill="F4B083" w:themeFill="accent2" w:themeFillTint="99"/>
          </w:tcPr>
          <w:p w14:paraId="56A4BB3C" w14:textId="77777777" w:rsidR="00277D74" w:rsidRPr="002B7EBF" w:rsidRDefault="00277D74" w:rsidP="0032120F">
            <w:pPr>
              <w:rPr>
                <w:rFonts w:cstheme="minorHAnsi"/>
                <w:b/>
                <w:bCs/>
              </w:rPr>
            </w:pPr>
            <w:r w:rsidRPr="002B7EBF">
              <w:rPr>
                <w:rFonts w:cstheme="minorHAnsi"/>
                <w:b/>
                <w:bCs/>
              </w:rPr>
              <w:t>Decision</w:t>
            </w:r>
          </w:p>
        </w:tc>
        <w:tc>
          <w:tcPr>
            <w:tcW w:w="5387" w:type="dxa"/>
            <w:shd w:val="clear" w:color="auto" w:fill="F4B083" w:themeFill="accent2" w:themeFillTint="99"/>
          </w:tcPr>
          <w:p w14:paraId="08AFE0B7" w14:textId="0FCB90F9" w:rsidR="00277D74" w:rsidRPr="002B7EBF" w:rsidRDefault="00277D74" w:rsidP="0032120F">
            <w:pPr>
              <w:rPr>
                <w:rFonts w:cstheme="minorHAnsi"/>
                <w:b/>
                <w:bCs/>
              </w:rPr>
            </w:pPr>
            <w:r w:rsidRPr="002B7EBF">
              <w:rPr>
                <w:rFonts w:cstheme="minorHAnsi"/>
                <w:b/>
                <w:bCs/>
              </w:rPr>
              <w:t>Logic</w:t>
            </w:r>
          </w:p>
        </w:tc>
      </w:tr>
      <w:tr w:rsidR="00277D74" w:rsidRPr="002B7EBF" w14:paraId="4476D704" w14:textId="77777777" w:rsidTr="00277D74">
        <w:tc>
          <w:tcPr>
            <w:tcW w:w="819" w:type="dxa"/>
            <w:vAlign w:val="center"/>
          </w:tcPr>
          <w:p w14:paraId="54CC8B6B" w14:textId="272961EF" w:rsidR="00277D74" w:rsidRPr="002B7EBF" w:rsidRDefault="00277D74" w:rsidP="003B3EB3">
            <w:pPr>
              <w:rPr>
                <w:rFonts w:cstheme="minorHAnsi"/>
              </w:rPr>
            </w:pPr>
            <w:r w:rsidRPr="002B7EBF">
              <w:rPr>
                <w:rFonts w:cstheme="minorHAnsi"/>
              </w:rPr>
              <w:t>D_001</w:t>
            </w:r>
          </w:p>
        </w:tc>
        <w:tc>
          <w:tcPr>
            <w:tcW w:w="1652" w:type="dxa"/>
            <w:vAlign w:val="center"/>
          </w:tcPr>
          <w:p w14:paraId="2CE17B59" w14:textId="4E34A5E1" w:rsidR="00277D74" w:rsidRPr="002B7EBF" w:rsidRDefault="00277D74" w:rsidP="003B3EB3">
            <w:pPr>
              <w:rPr>
                <w:rFonts w:cstheme="minorHAnsi"/>
              </w:rPr>
            </w:pPr>
            <w:r w:rsidRPr="002B7EBF">
              <w:rPr>
                <w:rFonts w:cstheme="minorHAnsi"/>
              </w:rPr>
              <w:t>Worst Arrears status is 2+ payments behind</w:t>
            </w:r>
          </w:p>
        </w:tc>
        <w:tc>
          <w:tcPr>
            <w:tcW w:w="1068" w:type="dxa"/>
            <w:vAlign w:val="center"/>
          </w:tcPr>
          <w:p w14:paraId="6145D32E" w14:textId="63DA55F8" w:rsidR="00277D74" w:rsidRPr="002B7EBF" w:rsidRDefault="00277D74" w:rsidP="003B3EB3">
            <w:pPr>
              <w:rPr>
                <w:rFonts w:cstheme="minorHAnsi"/>
              </w:rPr>
            </w:pPr>
            <w:r w:rsidRPr="002B7EBF">
              <w:rPr>
                <w:rFonts w:cstheme="minorHAnsi"/>
              </w:rPr>
              <w:t>Decline</w:t>
            </w:r>
          </w:p>
        </w:tc>
        <w:tc>
          <w:tcPr>
            <w:tcW w:w="5387" w:type="dxa"/>
            <w:vAlign w:val="center"/>
          </w:tcPr>
          <w:p w14:paraId="4EC38159" w14:textId="47B505C2" w:rsidR="00277D74" w:rsidRPr="002B7EBF" w:rsidRDefault="00277D74" w:rsidP="003B3EB3">
            <w:pPr>
              <w:rPr>
                <w:rFonts w:cstheme="minorHAnsi"/>
              </w:rPr>
            </w:pPr>
            <w:r w:rsidRPr="002B7EBF">
              <w:rPr>
                <w:rFonts w:cstheme="minorHAnsi"/>
              </w:rPr>
              <w:t>IF DecisioningDataRow.E1B08 regex match 2|3|4|5|6|8 THEN FAIL</w:t>
            </w:r>
          </w:p>
        </w:tc>
      </w:tr>
      <w:tr w:rsidR="00277D74" w:rsidRPr="002B7EBF" w14:paraId="3F859F72" w14:textId="77777777" w:rsidTr="00277D74">
        <w:tc>
          <w:tcPr>
            <w:tcW w:w="819" w:type="dxa"/>
            <w:vAlign w:val="center"/>
          </w:tcPr>
          <w:p w14:paraId="0BAF262E" w14:textId="3A318515" w:rsidR="00277D74" w:rsidRPr="002B7EBF" w:rsidRDefault="00277D74" w:rsidP="003B3EB3">
            <w:pPr>
              <w:rPr>
                <w:rFonts w:cstheme="minorHAnsi"/>
              </w:rPr>
            </w:pPr>
            <w:r w:rsidRPr="002B7EBF">
              <w:rPr>
                <w:rFonts w:cstheme="minorHAnsi"/>
              </w:rPr>
              <w:t>D_002</w:t>
            </w:r>
          </w:p>
        </w:tc>
        <w:tc>
          <w:tcPr>
            <w:tcW w:w="1652" w:type="dxa"/>
            <w:vAlign w:val="center"/>
          </w:tcPr>
          <w:p w14:paraId="1E239A95" w14:textId="460D6A2D" w:rsidR="00277D74" w:rsidRPr="002B7EBF" w:rsidRDefault="00277D74" w:rsidP="003B3EB3">
            <w:pPr>
              <w:rPr>
                <w:rFonts w:cstheme="minorHAnsi"/>
              </w:rPr>
            </w:pPr>
            <w:r w:rsidRPr="002B7EBF">
              <w:rPr>
                <w:rFonts w:cstheme="minorHAnsi"/>
              </w:rPr>
              <w:t>Experian Score below threshold</w:t>
            </w:r>
          </w:p>
        </w:tc>
        <w:tc>
          <w:tcPr>
            <w:tcW w:w="1068" w:type="dxa"/>
            <w:vAlign w:val="center"/>
          </w:tcPr>
          <w:p w14:paraId="56EE0FB5" w14:textId="7268C056" w:rsidR="00277D74" w:rsidRPr="002B7EBF" w:rsidRDefault="00277D74" w:rsidP="003B3EB3">
            <w:pPr>
              <w:rPr>
                <w:rFonts w:cstheme="minorHAnsi"/>
              </w:rPr>
            </w:pPr>
            <w:r w:rsidRPr="002B7EBF">
              <w:rPr>
                <w:rFonts w:cstheme="minorHAnsi"/>
              </w:rPr>
              <w:t>Decline</w:t>
            </w:r>
          </w:p>
        </w:tc>
        <w:tc>
          <w:tcPr>
            <w:tcW w:w="5387" w:type="dxa"/>
            <w:vAlign w:val="center"/>
          </w:tcPr>
          <w:p w14:paraId="05DD7AD5" w14:textId="6CE589D4" w:rsidR="00277D74" w:rsidRPr="002B7EBF" w:rsidRDefault="00277D74" w:rsidP="003B3EB3">
            <w:pPr>
              <w:rPr>
                <w:rFonts w:cstheme="minorHAnsi"/>
              </w:rPr>
            </w:pPr>
            <w:r w:rsidRPr="002B7EBF">
              <w:rPr>
                <w:rFonts w:cstheme="minorHAnsi"/>
              </w:rPr>
              <w:t>IF DecisioningDataRow.E5S051&lt;= 600 THEN FAIL</w:t>
            </w:r>
          </w:p>
        </w:tc>
      </w:tr>
      <w:tr w:rsidR="00277D74" w:rsidRPr="002B7EBF" w14:paraId="033F5545" w14:textId="77777777" w:rsidTr="00277D74">
        <w:tc>
          <w:tcPr>
            <w:tcW w:w="819" w:type="dxa"/>
            <w:vAlign w:val="center"/>
          </w:tcPr>
          <w:p w14:paraId="2E77BB12" w14:textId="101AA9A4" w:rsidR="00277D74" w:rsidRPr="002B7EBF" w:rsidRDefault="00277D74" w:rsidP="003B3EB3">
            <w:pPr>
              <w:rPr>
                <w:rFonts w:cstheme="minorHAnsi"/>
              </w:rPr>
            </w:pPr>
            <w:r w:rsidRPr="002B7EBF">
              <w:rPr>
                <w:rFonts w:cstheme="minorHAnsi"/>
              </w:rPr>
              <w:t>D_003</w:t>
            </w:r>
          </w:p>
        </w:tc>
        <w:tc>
          <w:tcPr>
            <w:tcW w:w="1652" w:type="dxa"/>
            <w:vAlign w:val="center"/>
          </w:tcPr>
          <w:p w14:paraId="0442A119" w14:textId="5958606A" w:rsidR="00277D74" w:rsidRPr="002B7EBF" w:rsidRDefault="00277D74" w:rsidP="003B3EB3">
            <w:pPr>
              <w:rPr>
                <w:rFonts w:cstheme="minorHAnsi"/>
              </w:rPr>
            </w:pPr>
            <w:r w:rsidRPr="002B7EBF">
              <w:rPr>
                <w:rFonts w:cstheme="minorHAnsi"/>
              </w:rPr>
              <w:t>Scorecard</w:t>
            </w:r>
          </w:p>
        </w:tc>
        <w:tc>
          <w:tcPr>
            <w:tcW w:w="1068" w:type="dxa"/>
            <w:vAlign w:val="center"/>
          </w:tcPr>
          <w:p w14:paraId="0B2AF6E7" w14:textId="01CE1D61" w:rsidR="00277D74" w:rsidRPr="002B7EBF" w:rsidRDefault="00277D74" w:rsidP="003B3EB3">
            <w:pPr>
              <w:rPr>
                <w:rFonts w:cstheme="minorHAnsi"/>
              </w:rPr>
            </w:pPr>
            <w:r w:rsidRPr="002B7EBF">
              <w:rPr>
                <w:rFonts w:cstheme="minorHAnsi"/>
              </w:rPr>
              <w:t>Decline</w:t>
            </w:r>
          </w:p>
        </w:tc>
        <w:tc>
          <w:tcPr>
            <w:tcW w:w="5387" w:type="dxa"/>
            <w:vAlign w:val="center"/>
          </w:tcPr>
          <w:p w14:paraId="5FFB273D" w14:textId="77777777" w:rsidR="00277D74" w:rsidRPr="002B7EBF" w:rsidRDefault="00277D74" w:rsidP="003B3EB3">
            <w:pPr>
              <w:rPr>
                <w:rFonts w:cstheme="minorHAnsi"/>
              </w:rPr>
            </w:pPr>
            <w:r w:rsidRPr="002B7EBF">
              <w:rPr>
                <w:rFonts w:cstheme="minorHAnsi"/>
              </w:rPr>
              <w:t>IF (</w:t>
            </w:r>
          </w:p>
          <w:p w14:paraId="19DF9277" w14:textId="77777777" w:rsidR="00277D74" w:rsidRPr="002B7EBF" w:rsidRDefault="00277D74" w:rsidP="003B3EB3">
            <w:pPr>
              <w:rPr>
                <w:rFonts w:cstheme="minorHAnsi"/>
              </w:rPr>
            </w:pPr>
            <w:r w:rsidRPr="002B7EBF">
              <w:rPr>
                <w:rFonts w:cstheme="minorHAnsi"/>
              </w:rPr>
              <w:t xml:space="preserve">decisionPath = “CHAMPION” AND Scorecards.Champion.score &lt; 600 </w:t>
            </w:r>
          </w:p>
          <w:p w14:paraId="4C114305" w14:textId="411D3DFB" w:rsidR="00277D74" w:rsidRPr="002B7EBF" w:rsidRDefault="00277D74" w:rsidP="003B3EB3">
            <w:pPr>
              <w:rPr>
                <w:rFonts w:cstheme="minorHAnsi"/>
              </w:rPr>
            </w:pPr>
            <w:r w:rsidRPr="002B7EBF">
              <w:rPr>
                <w:rFonts w:cstheme="minorHAnsi"/>
              </w:rPr>
              <w:t>)</w:t>
            </w:r>
          </w:p>
          <w:p w14:paraId="648D5704" w14:textId="77777777" w:rsidR="00277D74" w:rsidRPr="002B7EBF" w:rsidRDefault="00277D74" w:rsidP="003B3EB3">
            <w:pPr>
              <w:rPr>
                <w:rFonts w:cstheme="minorHAnsi"/>
              </w:rPr>
            </w:pPr>
            <w:r w:rsidRPr="002B7EBF">
              <w:rPr>
                <w:rFonts w:cstheme="minorHAnsi"/>
              </w:rPr>
              <w:t>OR (</w:t>
            </w:r>
          </w:p>
          <w:p w14:paraId="24AE347F" w14:textId="6DF9EF59" w:rsidR="00277D74" w:rsidRPr="002B7EBF" w:rsidRDefault="00277D74" w:rsidP="003B3EB3">
            <w:pPr>
              <w:rPr>
                <w:rFonts w:cstheme="minorHAnsi"/>
              </w:rPr>
            </w:pPr>
            <w:r w:rsidRPr="002B7EBF">
              <w:rPr>
                <w:rFonts w:cstheme="minorHAnsi"/>
              </w:rPr>
              <w:t xml:space="preserve">Scorecards.Challenger.score &lt; </w:t>
            </w:r>
            <w:r w:rsidR="005F2DE2" w:rsidRPr="002B7EBF">
              <w:rPr>
                <w:rFonts w:cstheme="minorHAnsi"/>
              </w:rPr>
              <w:t>580</w:t>
            </w:r>
          </w:p>
          <w:p w14:paraId="0A4EC5F3" w14:textId="457FB681" w:rsidR="00277D74" w:rsidRPr="002B7EBF" w:rsidRDefault="00277D74" w:rsidP="003B3EB3">
            <w:pPr>
              <w:rPr>
                <w:rFonts w:cstheme="minorHAnsi"/>
              </w:rPr>
            </w:pPr>
            <w:r w:rsidRPr="002B7EBF">
              <w:rPr>
                <w:rFonts w:cstheme="minorHAnsi"/>
              </w:rPr>
              <w:t>) THEN FAIL</w:t>
            </w:r>
          </w:p>
        </w:tc>
      </w:tr>
      <w:tr w:rsidR="00702DF6" w:rsidRPr="002B7EBF" w14:paraId="20ACA5E1" w14:textId="77777777" w:rsidTr="00277D74">
        <w:tc>
          <w:tcPr>
            <w:tcW w:w="819" w:type="dxa"/>
            <w:vAlign w:val="center"/>
          </w:tcPr>
          <w:p w14:paraId="748BA5CB" w14:textId="70A1DD90" w:rsidR="00702DF6" w:rsidRPr="002B7EBF" w:rsidRDefault="00702DF6" w:rsidP="003B3EB3">
            <w:pPr>
              <w:rPr>
                <w:rFonts w:cstheme="minorHAnsi"/>
              </w:rPr>
            </w:pPr>
            <w:r w:rsidRPr="002B7EBF">
              <w:rPr>
                <w:rFonts w:cstheme="minorHAnsi"/>
              </w:rPr>
              <w:t>D_004</w:t>
            </w:r>
          </w:p>
        </w:tc>
        <w:tc>
          <w:tcPr>
            <w:tcW w:w="1652" w:type="dxa"/>
            <w:vAlign w:val="center"/>
          </w:tcPr>
          <w:p w14:paraId="2C643FF4" w14:textId="03A88344" w:rsidR="00702DF6" w:rsidRPr="002B7EBF" w:rsidRDefault="00702DF6" w:rsidP="003B3EB3">
            <w:pPr>
              <w:rPr>
                <w:rFonts w:cstheme="minorHAnsi"/>
              </w:rPr>
            </w:pPr>
            <w:r w:rsidRPr="002B7EBF">
              <w:rPr>
                <w:rFonts w:cstheme="minorHAnsi"/>
              </w:rPr>
              <w:t>Unemployed</w:t>
            </w:r>
          </w:p>
        </w:tc>
        <w:tc>
          <w:tcPr>
            <w:tcW w:w="1068" w:type="dxa"/>
            <w:vAlign w:val="center"/>
          </w:tcPr>
          <w:p w14:paraId="1CF63A00" w14:textId="5A822511" w:rsidR="00702DF6" w:rsidRPr="002B7EBF" w:rsidRDefault="00702DF6" w:rsidP="003B3EB3">
            <w:pPr>
              <w:rPr>
                <w:rFonts w:cstheme="minorHAnsi"/>
              </w:rPr>
            </w:pPr>
            <w:r w:rsidRPr="002B7EBF">
              <w:rPr>
                <w:rFonts w:cstheme="minorHAnsi"/>
              </w:rPr>
              <w:t>Decline</w:t>
            </w:r>
          </w:p>
        </w:tc>
        <w:tc>
          <w:tcPr>
            <w:tcW w:w="5387" w:type="dxa"/>
            <w:vAlign w:val="center"/>
          </w:tcPr>
          <w:p w14:paraId="2D1BDAFB" w14:textId="5E1EA9FE" w:rsidR="00702DF6" w:rsidRPr="002B7EBF" w:rsidRDefault="00702DF6" w:rsidP="003B3EB3">
            <w:pPr>
              <w:rPr>
                <w:rFonts w:cstheme="minorHAnsi"/>
              </w:rPr>
            </w:pPr>
            <w:r w:rsidRPr="002B7EBF">
              <w:rPr>
                <w:rFonts w:cstheme="minorHAnsi"/>
              </w:rPr>
              <w:t>If EmploymentStatus == “Unemployed”</w:t>
            </w:r>
          </w:p>
        </w:tc>
      </w:tr>
      <w:tr w:rsidR="00277D74" w:rsidRPr="002B7EBF" w14:paraId="59E409FA" w14:textId="77777777" w:rsidTr="00277D74">
        <w:tc>
          <w:tcPr>
            <w:tcW w:w="819" w:type="dxa"/>
            <w:vAlign w:val="center"/>
          </w:tcPr>
          <w:p w14:paraId="5D1BAFA5" w14:textId="05B2B309" w:rsidR="00277D74" w:rsidRPr="002B7EBF" w:rsidRDefault="00277D74" w:rsidP="003B3EB3">
            <w:pPr>
              <w:rPr>
                <w:rFonts w:cstheme="minorHAnsi"/>
              </w:rPr>
            </w:pPr>
            <w:r w:rsidRPr="002B7EBF">
              <w:rPr>
                <w:rFonts w:cstheme="minorHAnsi"/>
              </w:rPr>
              <w:t>A_001</w:t>
            </w:r>
          </w:p>
        </w:tc>
        <w:tc>
          <w:tcPr>
            <w:tcW w:w="1652" w:type="dxa"/>
            <w:vAlign w:val="center"/>
          </w:tcPr>
          <w:p w14:paraId="2FB6DD9B" w14:textId="023C447A" w:rsidR="00277D74" w:rsidRPr="002B7EBF" w:rsidRDefault="00277D74" w:rsidP="003B3EB3">
            <w:pPr>
              <w:rPr>
                <w:rFonts w:cstheme="minorHAnsi"/>
              </w:rPr>
            </w:pPr>
            <w:r w:rsidRPr="002B7EBF">
              <w:rPr>
                <w:rFonts w:cstheme="minorHAnsi"/>
              </w:rPr>
              <w:t>Accept</w:t>
            </w:r>
          </w:p>
        </w:tc>
        <w:tc>
          <w:tcPr>
            <w:tcW w:w="1068" w:type="dxa"/>
            <w:vAlign w:val="center"/>
          </w:tcPr>
          <w:p w14:paraId="15605D3A" w14:textId="5CBFDCE0" w:rsidR="00277D74" w:rsidRPr="002B7EBF" w:rsidRDefault="00277D74" w:rsidP="003B3EB3">
            <w:pPr>
              <w:rPr>
                <w:rFonts w:cstheme="minorHAnsi"/>
              </w:rPr>
            </w:pPr>
            <w:r w:rsidRPr="002B7EBF">
              <w:rPr>
                <w:rFonts w:cstheme="minorHAnsi"/>
              </w:rPr>
              <w:t>Accept</w:t>
            </w:r>
          </w:p>
        </w:tc>
        <w:tc>
          <w:tcPr>
            <w:tcW w:w="5387" w:type="dxa"/>
            <w:vAlign w:val="center"/>
          </w:tcPr>
          <w:p w14:paraId="2CE5435A" w14:textId="7EB165E5" w:rsidR="00277D74" w:rsidRPr="002B7EBF" w:rsidRDefault="00277D74" w:rsidP="003B3EB3">
            <w:pPr>
              <w:rPr>
                <w:rFonts w:cstheme="minorHAnsi"/>
              </w:rPr>
            </w:pPr>
            <w:r w:rsidRPr="002B7EBF">
              <w:rPr>
                <w:rFonts w:cstheme="minorHAnsi"/>
              </w:rPr>
              <w:t>If none of the above Policy rules are hit</w:t>
            </w:r>
          </w:p>
        </w:tc>
      </w:tr>
    </w:tbl>
    <w:p w14:paraId="2C43D4FC" w14:textId="77777777" w:rsidR="008C730F" w:rsidRPr="002B7EBF" w:rsidRDefault="008C730F" w:rsidP="00833D68">
      <w:pPr>
        <w:rPr>
          <w:rFonts w:cstheme="minorHAnsi"/>
        </w:rPr>
      </w:pPr>
    </w:p>
    <w:p w14:paraId="54E84376" w14:textId="77777777" w:rsidR="006D4695" w:rsidRPr="002B7EBF" w:rsidRDefault="006D4695">
      <w:pPr>
        <w:rPr>
          <w:rFonts w:cstheme="minorHAnsi"/>
        </w:rPr>
      </w:pPr>
      <w:r w:rsidRPr="002B7EBF">
        <w:rPr>
          <w:rFonts w:cstheme="minorHAnsi"/>
        </w:rPr>
        <w:br w:type="page"/>
      </w:r>
    </w:p>
    <w:p w14:paraId="2CBFF57F" w14:textId="0F5350FB" w:rsidR="00833D68" w:rsidRPr="002B7EBF" w:rsidRDefault="006D4695" w:rsidP="004911AF">
      <w:pPr>
        <w:pStyle w:val="Heading1"/>
        <w:rPr>
          <w:rFonts w:asciiTheme="minorHAnsi" w:hAnsiTheme="minorHAnsi" w:cstheme="minorHAnsi"/>
        </w:rPr>
      </w:pPr>
      <w:bookmarkStart w:id="277" w:name="_Toc168487609"/>
      <w:r w:rsidRPr="002B7EBF">
        <w:rPr>
          <w:rFonts w:asciiTheme="minorHAnsi" w:hAnsiTheme="minorHAnsi" w:cstheme="minorHAnsi"/>
        </w:rPr>
        <w:lastRenderedPageBreak/>
        <w:t>Testing the program</w:t>
      </w:r>
      <w:bookmarkEnd w:id="277"/>
    </w:p>
    <w:p w14:paraId="56EC6191" w14:textId="2604B9DD" w:rsidR="005046B9" w:rsidRPr="002B7EBF" w:rsidRDefault="005046B9" w:rsidP="00575DC6">
      <w:pPr>
        <w:jc w:val="both"/>
        <w:rPr>
          <w:rFonts w:cstheme="minorHAnsi"/>
        </w:rPr>
      </w:pPr>
      <w:r w:rsidRPr="002B7EBF">
        <w:rPr>
          <w:rFonts w:cstheme="minorHAnsi"/>
        </w:rPr>
        <w:t>To be sure my program worked as intended and to the project requirements, testing was necessary. This was approached in 2 ways:</w:t>
      </w:r>
    </w:p>
    <w:p w14:paraId="281EB5FC" w14:textId="180A035B" w:rsidR="005046B9" w:rsidRPr="002B7EBF" w:rsidRDefault="005046B9" w:rsidP="00575DC6">
      <w:pPr>
        <w:pStyle w:val="ListParagraph"/>
        <w:numPr>
          <w:ilvl w:val="0"/>
          <w:numId w:val="9"/>
        </w:numPr>
        <w:jc w:val="both"/>
        <w:rPr>
          <w:rFonts w:cstheme="minorHAnsi"/>
        </w:rPr>
      </w:pPr>
      <w:r w:rsidRPr="002B7EBF">
        <w:rPr>
          <w:rFonts w:cstheme="minorHAnsi"/>
        </w:rPr>
        <w:t>Unit Tests via Junit 5</w:t>
      </w:r>
    </w:p>
    <w:p w14:paraId="5E6FE818" w14:textId="58E593F5" w:rsidR="005046B9" w:rsidRPr="002B7EBF" w:rsidRDefault="005046B9" w:rsidP="00575DC6">
      <w:pPr>
        <w:pStyle w:val="ListParagraph"/>
        <w:numPr>
          <w:ilvl w:val="0"/>
          <w:numId w:val="9"/>
        </w:numPr>
        <w:jc w:val="both"/>
        <w:rPr>
          <w:rFonts w:cstheme="minorHAnsi"/>
        </w:rPr>
      </w:pPr>
      <w:r w:rsidRPr="002B7EBF">
        <w:rPr>
          <w:rFonts w:cstheme="minorHAnsi"/>
        </w:rPr>
        <w:t>End to end tests via running the program in the Eclipse IDE</w:t>
      </w:r>
    </w:p>
    <w:p w14:paraId="2ED2848D" w14:textId="06BF5F15" w:rsidR="006D4695" w:rsidRPr="002B7EBF" w:rsidRDefault="006D4695" w:rsidP="00575DC6">
      <w:pPr>
        <w:pStyle w:val="Heading2"/>
        <w:jc w:val="both"/>
        <w:rPr>
          <w:rFonts w:asciiTheme="minorHAnsi" w:hAnsiTheme="minorHAnsi" w:cstheme="minorHAnsi"/>
        </w:rPr>
      </w:pPr>
      <w:bookmarkStart w:id="278" w:name="_Toc168487610"/>
      <w:r w:rsidRPr="002B7EBF">
        <w:rPr>
          <w:rFonts w:asciiTheme="minorHAnsi" w:hAnsiTheme="minorHAnsi" w:cstheme="minorHAnsi"/>
        </w:rPr>
        <w:t>JUnit</w:t>
      </w:r>
      <w:bookmarkEnd w:id="278"/>
    </w:p>
    <w:p w14:paraId="1802A823" w14:textId="5F4B3371" w:rsidR="00DB63A8" w:rsidRPr="002B7EBF" w:rsidRDefault="005046B9" w:rsidP="00575DC6">
      <w:pPr>
        <w:jc w:val="both"/>
        <w:rPr>
          <w:rFonts w:cstheme="minorHAnsi"/>
        </w:rPr>
      </w:pPr>
      <w:r w:rsidRPr="002B7EBF">
        <w:rPr>
          <w:rFonts w:cstheme="minorHAnsi"/>
        </w:rPr>
        <w:t xml:space="preserve">When </w:t>
      </w:r>
      <w:r w:rsidR="00AB1EC6" w:rsidRPr="002B7EBF">
        <w:rPr>
          <w:rFonts w:cstheme="minorHAnsi"/>
        </w:rPr>
        <w:t>programming logic within the bespoke tool I use in my workspace, Unit Tests are used to ensure components of the code work as expected before a deployment is done. These are small scale tests that can be separated from the main program &amp; re-used when any changes are made, allowing code quality to be maintained (AWS, n.d.).</w:t>
      </w:r>
      <w:r w:rsidR="00DB63A8" w:rsidRPr="002B7EBF">
        <w:rPr>
          <w:rFonts w:cstheme="minorHAnsi"/>
        </w:rPr>
        <w:t xml:space="preserve"> JUnit 5 is a Java package that provides a </w:t>
      </w:r>
      <w:r w:rsidR="009B3FFC" w:rsidRPr="002B7EBF">
        <w:rPr>
          <w:rFonts w:cstheme="minorHAnsi"/>
        </w:rPr>
        <w:t>framework</w:t>
      </w:r>
      <w:r w:rsidR="00DB63A8" w:rsidRPr="002B7EBF">
        <w:rPr>
          <w:rFonts w:cstheme="minorHAnsi"/>
        </w:rPr>
        <w:t xml:space="preserve"> for writing these test &amp; executing them (TutorialsPoint.com, n.d.).</w:t>
      </w:r>
      <w:r w:rsidR="000F5D7F" w:rsidRPr="002B7EBF">
        <w:rPr>
          <w:rFonts w:cstheme="minorHAnsi"/>
        </w:rPr>
        <w:t xml:space="preserve"> Examples written for this project are covered below:</w:t>
      </w:r>
    </w:p>
    <w:p w14:paraId="39A05642" w14:textId="77777777" w:rsidR="00EB6911" w:rsidRDefault="00C05A59" w:rsidP="00EB6911">
      <w:pPr>
        <w:keepNext/>
        <w:rPr>
          <w:ins w:id="279" w:author="Benjamin Roberts" w:date="2024-06-10T22:26:00Z" w16du:dateUtc="2024-06-10T21:26:00Z"/>
        </w:rPr>
        <w:pPrChange w:id="280" w:author="Benjamin Roberts" w:date="2024-06-10T22:26:00Z" w16du:dateUtc="2024-06-10T21:26:00Z">
          <w:pPr/>
        </w:pPrChange>
      </w:pPr>
      <w:r w:rsidRPr="002B7EBF">
        <w:rPr>
          <w:rFonts w:cstheme="minorHAnsi"/>
          <w:noProof/>
        </w:rPr>
        <w:drawing>
          <wp:inline distT="0" distB="0" distL="0" distR="0" wp14:anchorId="492E9A4C" wp14:editId="6B174AE4">
            <wp:extent cx="3741175" cy="3506989"/>
            <wp:effectExtent l="0" t="0" r="0" b="0"/>
            <wp:docPr id="1599946851" name="Picture 1" descr="JUnit 5 Tests written to test specific functionality of th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46851" name="Picture 1" descr="JUnit 5 Tests written to test specific functionality of the program"/>
                    <pic:cNvPicPr/>
                  </pic:nvPicPr>
                  <pic:blipFill>
                    <a:blip r:embed="rId35"/>
                    <a:stretch>
                      <a:fillRect/>
                    </a:stretch>
                  </pic:blipFill>
                  <pic:spPr>
                    <a:xfrm>
                      <a:off x="0" y="0"/>
                      <a:ext cx="3757320" cy="3522123"/>
                    </a:xfrm>
                    <a:prstGeom prst="rect">
                      <a:avLst/>
                    </a:prstGeom>
                  </pic:spPr>
                </pic:pic>
              </a:graphicData>
            </a:graphic>
          </wp:inline>
        </w:drawing>
      </w:r>
    </w:p>
    <w:p w14:paraId="79250B36" w14:textId="30D115B9" w:rsidR="00C05A59" w:rsidRPr="002B7EBF" w:rsidRDefault="00EB6911" w:rsidP="00EB6911">
      <w:pPr>
        <w:pStyle w:val="Caption"/>
        <w:rPr>
          <w:rFonts w:cstheme="minorHAnsi"/>
        </w:rPr>
        <w:pPrChange w:id="281" w:author="Benjamin Roberts" w:date="2024-06-10T22:26:00Z" w16du:dateUtc="2024-06-10T21:26:00Z">
          <w:pPr/>
        </w:pPrChange>
      </w:pPr>
      <w:ins w:id="282" w:author="Benjamin Roberts" w:date="2024-06-10T22:26:00Z" w16du:dateUtc="2024-06-10T21:26:00Z">
        <w:r>
          <w:t xml:space="preserve">Figure </w:t>
        </w:r>
        <w:r>
          <w:fldChar w:fldCharType="begin"/>
        </w:r>
        <w:r>
          <w:instrText xml:space="preserve"> SEQ Figure \* ARABIC </w:instrText>
        </w:r>
      </w:ins>
      <w:r>
        <w:fldChar w:fldCharType="separate"/>
      </w:r>
      <w:ins w:id="283" w:author="Benjamin Roberts" w:date="2024-06-10T22:27:00Z" w16du:dateUtc="2024-06-10T21:27:00Z">
        <w:r>
          <w:rPr>
            <w:noProof/>
          </w:rPr>
          <w:t>21</w:t>
        </w:r>
      </w:ins>
      <w:ins w:id="284" w:author="Benjamin Roberts" w:date="2024-06-10T22:26:00Z" w16du:dateUtc="2024-06-10T21:26:00Z">
        <w:r>
          <w:fldChar w:fldCharType="end"/>
        </w:r>
        <w:r>
          <w:t xml:space="preserve"> - </w:t>
        </w:r>
        <w:r w:rsidRPr="00CD7E3F">
          <w:t>JUnit 5 Test cases written to test individual parts of the program independently</w:t>
        </w:r>
      </w:ins>
    </w:p>
    <w:p w14:paraId="4ED58BBE" w14:textId="146756E9" w:rsidR="00676794" w:rsidRPr="002B7EBF" w:rsidDel="00EB6911" w:rsidRDefault="00C05A59" w:rsidP="00C05A59">
      <w:pPr>
        <w:rPr>
          <w:del w:id="285" w:author="Benjamin Roberts" w:date="2024-06-10T22:26:00Z" w16du:dateUtc="2024-06-10T21:26:00Z"/>
          <w:rFonts w:cstheme="minorHAnsi"/>
          <w:b/>
          <w:bCs/>
        </w:rPr>
      </w:pPr>
      <w:del w:id="286" w:author="Benjamin Roberts" w:date="2024-06-10T22:26:00Z" w16du:dateUtc="2024-06-10T21:26:00Z">
        <w:r w:rsidRPr="002B7EBF" w:rsidDel="00EB6911">
          <w:rPr>
            <w:rFonts w:cstheme="minorHAnsi"/>
            <w:b/>
            <w:bCs/>
          </w:rPr>
          <w:delText>Figure: JUnit 5 Test cases written to test individual parts of the program independently</w:delText>
        </w:r>
      </w:del>
    </w:p>
    <w:p w14:paraId="181FFF04" w14:textId="77777777" w:rsidR="00EB6911" w:rsidRDefault="00676794" w:rsidP="00EB6911">
      <w:pPr>
        <w:keepNext/>
        <w:rPr>
          <w:ins w:id="287" w:author="Benjamin Roberts" w:date="2024-06-10T22:26:00Z" w16du:dateUtc="2024-06-10T21:26:00Z"/>
        </w:rPr>
        <w:pPrChange w:id="288" w:author="Benjamin Roberts" w:date="2024-06-10T22:26:00Z" w16du:dateUtc="2024-06-10T21:26:00Z">
          <w:pPr/>
        </w:pPrChange>
      </w:pPr>
      <w:r w:rsidRPr="002B7EBF">
        <w:rPr>
          <w:rFonts w:cstheme="minorHAnsi"/>
          <w:noProof/>
        </w:rPr>
        <w:lastRenderedPageBreak/>
        <w:drawing>
          <wp:inline distT="0" distB="0" distL="0" distR="0" wp14:anchorId="07C54F86" wp14:editId="45418BAD">
            <wp:extent cx="4558492" cy="2614593"/>
            <wp:effectExtent l="0" t="0" r="0" b="0"/>
            <wp:docPr id="15614236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23662" name="Picture 1" descr="A screen shot of a computer&#10;&#10;Description automatically generated"/>
                    <pic:cNvPicPr/>
                  </pic:nvPicPr>
                  <pic:blipFill>
                    <a:blip r:embed="rId36"/>
                    <a:stretch>
                      <a:fillRect/>
                    </a:stretch>
                  </pic:blipFill>
                  <pic:spPr>
                    <a:xfrm>
                      <a:off x="0" y="0"/>
                      <a:ext cx="4568237" cy="2620183"/>
                    </a:xfrm>
                    <a:prstGeom prst="rect">
                      <a:avLst/>
                    </a:prstGeom>
                  </pic:spPr>
                </pic:pic>
              </a:graphicData>
            </a:graphic>
          </wp:inline>
        </w:drawing>
      </w:r>
    </w:p>
    <w:p w14:paraId="5DB71C2E" w14:textId="6CCD68AE" w:rsidR="00676794" w:rsidRPr="002B7EBF" w:rsidRDefault="00EB6911" w:rsidP="00EB6911">
      <w:pPr>
        <w:pStyle w:val="Caption"/>
        <w:rPr>
          <w:rFonts w:cstheme="minorHAnsi"/>
        </w:rPr>
        <w:pPrChange w:id="289" w:author="Benjamin Roberts" w:date="2024-06-10T22:26:00Z" w16du:dateUtc="2024-06-10T21:26:00Z">
          <w:pPr/>
        </w:pPrChange>
      </w:pPr>
      <w:ins w:id="290" w:author="Benjamin Roberts" w:date="2024-06-10T22:26:00Z" w16du:dateUtc="2024-06-10T21:26:00Z">
        <w:r>
          <w:t xml:space="preserve">Figure </w:t>
        </w:r>
        <w:r>
          <w:fldChar w:fldCharType="begin"/>
        </w:r>
        <w:r>
          <w:instrText xml:space="preserve"> SEQ Figure \* ARABIC </w:instrText>
        </w:r>
      </w:ins>
      <w:r>
        <w:fldChar w:fldCharType="separate"/>
      </w:r>
      <w:ins w:id="291" w:author="Benjamin Roberts" w:date="2024-06-10T22:27:00Z" w16du:dateUtc="2024-06-10T21:27:00Z">
        <w:r>
          <w:rPr>
            <w:noProof/>
          </w:rPr>
          <w:t>22</w:t>
        </w:r>
      </w:ins>
      <w:ins w:id="292" w:author="Benjamin Roberts" w:date="2024-06-10T22:26:00Z" w16du:dateUtc="2024-06-10T21:26:00Z">
        <w:r>
          <w:fldChar w:fldCharType="end"/>
        </w:r>
        <w:r>
          <w:t xml:space="preserve"> - </w:t>
        </w:r>
        <w:r w:rsidRPr="00D46000">
          <w:t>A test case written to test a program set up class that reads properties from an external file</w:t>
        </w:r>
      </w:ins>
    </w:p>
    <w:p w14:paraId="382322C9" w14:textId="6C139D86" w:rsidR="00676794" w:rsidRPr="002B7EBF" w:rsidDel="00EB6911" w:rsidRDefault="00676794" w:rsidP="00C05A59">
      <w:pPr>
        <w:rPr>
          <w:del w:id="293" w:author="Benjamin Roberts" w:date="2024-06-10T22:26:00Z" w16du:dateUtc="2024-06-10T21:26:00Z"/>
          <w:rFonts w:cstheme="minorHAnsi"/>
          <w:b/>
          <w:bCs/>
        </w:rPr>
      </w:pPr>
      <w:del w:id="294" w:author="Benjamin Roberts" w:date="2024-06-10T22:26:00Z" w16du:dateUtc="2024-06-10T21:26:00Z">
        <w:r w:rsidRPr="002B7EBF" w:rsidDel="00EB6911">
          <w:rPr>
            <w:rFonts w:cstheme="minorHAnsi"/>
            <w:b/>
            <w:bCs/>
          </w:rPr>
          <w:delText>Figure: A test case written to test a program set up class that reads properties from an external file</w:delText>
        </w:r>
      </w:del>
    </w:p>
    <w:p w14:paraId="3DD9550A" w14:textId="54F9404F" w:rsidR="000C5FF4" w:rsidRPr="002B7EBF" w:rsidRDefault="006D4695" w:rsidP="004911AF">
      <w:pPr>
        <w:pStyle w:val="Heading2"/>
        <w:rPr>
          <w:rFonts w:asciiTheme="minorHAnsi" w:hAnsiTheme="minorHAnsi" w:cstheme="minorHAnsi"/>
        </w:rPr>
      </w:pPr>
      <w:bookmarkStart w:id="295" w:name="_Toc168487611"/>
      <w:r w:rsidRPr="002B7EBF">
        <w:rPr>
          <w:rFonts w:asciiTheme="minorHAnsi" w:hAnsiTheme="minorHAnsi" w:cstheme="minorHAnsi"/>
        </w:rPr>
        <w:t>End to End</w:t>
      </w:r>
      <w:bookmarkEnd w:id="295"/>
    </w:p>
    <w:p w14:paraId="5A1F12E3" w14:textId="452626B5" w:rsidR="0091178C" w:rsidRPr="002B7EBF" w:rsidRDefault="000F5D7F" w:rsidP="00D26C6E">
      <w:pPr>
        <w:jc w:val="both"/>
        <w:rPr>
          <w:rFonts w:cstheme="minorHAnsi"/>
        </w:rPr>
      </w:pPr>
      <w:r w:rsidRPr="002B7EBF">
        <w:rPr>
          <w:rFonts w:cstheme="minorHAnsi"/>
        </w:rPr>
        <w:t xml:space="preserve">To fully test the program, it was executed within the Eclipse </w:t>
      </w:r>
      <w:r w:rsidR="009B3FFC" w:rsidRPr="002B7EBF">
        <w:rPr>
          <w:rFonts w:cstheme="minorHAnsi"/>
        </w:rPr>
        <w:t>IDE:</w:t>
      </w:r>
    </w:p>
    <w:p w14:paraId="671D1516" w14:textId="77777777" w:rsidR="00EB6911" w:rsidRDefault="0091178C" w:rsidP="00EB6911">
      <w:pPr>
        <w:keepNext/>
        <w:jc w:val="both"/>
        <w:rPr>
          <w:ins w:id="296" w:author="Benjamin Roberts" w:date="2024-06-10T22:27:00Z" w16du:dateUtc="2024-06-10T21:27:00Z"/>
        </w:rPr>
        <w:pPrChange w:id="297" w:author="Benjamin Roberts" w:date="2024-06-10T22:27:00Z" w16du:dateUtc="2024-06-10T21:27:00Z">
          <w:pPr>
            <w:jc w:val="both"/>
          </w:pPr>
        </w:pPrChange>
      </w:pPr>
      <w:r w:rsidRPr="002B7EBF">
        <w:rPr>
          <w:rFonts w:cstheme="minorHAnsi"/>
          <w:noProof/>
        </w:rPr>
        <w:drawing>
          <wp:inline distT="0" distB="0" distL="0" distR="0" wp14:anchorId="6FD46355" wp14:editId="7EF6CC81">
            <wp:extent cx="5451894" cy="4069386"/>
            <wp:effectExtent l="0" t="0" r="0" b="7620"/>
            <wp:docPr id="745780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80394" name="Picture 1" descr="A screenshot of a computer&#10;&#10;Description automatically generated"/>
                    <pic:cNvPicPr/>
                  </pic:nvPicPr>
                  <pic:blipFill>
                    <a:blip r:embed="rId37"/>
                    <a:stretch>
                      <a:fillRect/>
                    </a:stretch>
                  </pic:blipFill>
                  <pic:spPr>
                    <a:xfrm>
                      <a:off x="0" y="0"/>
                      <a:ext cx="5455135" cy="4071805"/>
                    </a:xfrm>
                    <a:prstGeom prst="rect">
                      <a:avLst/>
                    </a:prstGeom>
                  </pic:spPr>
                </pic:pic>
              </a:graphicData>
            </a:graphic>
          </wp:inline>
        </w:drawing>
      </w:r>
    </w:p>
    <w:p w14:paraId="3974A04B" w14:textId="2379D559" w:rsidR="000F5D7F" w:rsidRPr="002B7EBF" w:rsidRDefault="00EB6911" w:rsidP="00EB6911">
      <w:pPr>
        <w:pStyle w:val="Caption"/>
        <w:jc w:val="both"/>
        <w:rPr>
          <w:rFonts w:cstheme="minorHAnsi"/>
        </w:rPr>
        <w:pPrChange w:id="298" w:author="Benjamin Roberts" w:date="2024-06-10T22:27:00Z" w16du:dateUtc="2024-06-10T21:27:00Z">
          <w:pPr>
            <w:jc w:val="both"/>
          </w:pPr>
        </w:pPrChange>
      </w:pPr>
      <w:ins w:id="299" w:author="Benjamin Roberts" w:date="2024-06-10T22:27:00Z" w16du:dateUtc="2024-06-10T21:27:00Z">
        <w:r>
          <w:t xml:space="preserve">Figure </w:t>
        </w:r>
        <w:r>
          <w:fldChar w:fldCharType="begin"/>
        </w:r>
        <w:r>
          <w:instrText xml:space="preserve"> SEQ Figure \* ARABIC </w:instrText>
        </w:r>
      </w:ins>
      <w:r>
        <w:fldChar w:fldCharType="separate"/>
      </w:r>
      <w:ins w:id="300" w:author="Benjamin Roberts" w:date="2024-06-10T22:27:00Z" w16du:dateUtc="2024-06-10T21:27:00Z">
        <w:r>
          <w:rPr>
            <w:noProof/>
          </w:rPr>
          <w:t>23</w:t>
        </w:r>
        <w:r>
          <w:fldChar w:fldCharType="end"/>
        </w:r>
        <w:r>
          <w:t xml:space="preserve"> - </w:t>
        </w:r>
        <w:r w:rsidRPr="00CA6F0A">
          <w:t>A demonstration of running the program within the Eclipse Software, with console output</w:t>
        </w:r>
      </w:ins>
    </w:p>
    <w:p w14:paraId="607EEFC8" w14:textId="02447682" w:rsidR="00B6153D" w:rsidRPr="002B7EBF" w:rsidDel="00EB6911" w:rsidRDefault="00B6153D" w:rsidP="00D26C6E">
      <w:pPr>
        <w:jc w:val="both"/>
        <w:rPr>
          <w:del w:id="301" w:author="Benjamin Roberts" w:date="2024-06-10T22:27:00Z" w16du:dateUtc="2024-06-10T21:27:00Z"/>
          <w:rFonts w:cstheme="minorHAnsi"/>
          <w:b/>
          <w:bCs/>
        </w:rPr>
      </w:pPr>
      <w:del w:id="302" w:author="Benjamin Roberts" w:date="2024-06-10T22:27:00Z" w16du:dateUtc="2024-06-10T21:27:00Z">
        <w:r w:rsidRPr="002B7EBF" w:rsidDel="00EB6911">
          <w:rPr>
            <w:rFonts w:cstheme="minorHAnsi"/>
            <w:b/>
            <w:bCs/>
          </w:rPr>
          <w:delText>Figure: A demonstration of running the program within the Eclipse Software, with console output</w:delText>
        </w:r>
      </w:del>
    </w:p>
    <w:p w14:paraId="71D376A8" w14:textId="77777777" w:rsidR="00D26C6E" w:rsidRPr="002B7EBF" w:rsidRDefault="00D26C6E" w:rsidP="00D26C6E">
      <w:pPr>
        <w:jc w:val="both"/>
        <w:rPr>
          <w:rFonts w:cstheme="minorHAnsi"/>
        </w:rPr>
      </w:pPr>
    </w:p>
    <w:p w14:paraId="2871BDDC" w14:textId="105C3125" w:rsidR="00D26C6E" w:rsidRPr="002B7EBF" w:rsidRDefault="00D26C6E" w:rsidP="00D26C6E">
      <w:pPr>
        <w:jc w:val="both"/>
        <w:rPr>
          <w:rFonts w:cstheme="minorHAnsi"/>
        </w:rPr>
      </w:pPr>
      <w:r w:rsidRPr="002B7EBF">
        <w:rPr>
          <w:rFonts w:cstheme="minorHAnsi"/>
        </w:rPr>
        <w:t>Towards the end of the program, there are steps to output decisions made to the console. This includes the full Data Model used. This allowed manual review of the decisions made vs the specifications covered in this document.</w:t>
      </w:r>
    </w:p>
    <w:p w14:paraId="147D0B1C" w14:textId="77777777" w:rsidR="00EB6911" w:rsidRDefault="00D26C6E" w:rsidP="00EB6911">
      <w:pPr>
        <w:keepNext/>
        <w:rPr>
          <w:ins w:id="303" w:author="Benjamin Roberts" w:date="2024-06-10T22:27:00Z" w16du:dateUtc="2024-06-10T21:27:00Z"/>
        </w:rPr>
        <w:pPrChange w:id="304" w:author="Benjamin Roberts" w:date="2024-06-10T22:27:00Z" w16du:dateUtc="2024-06-10T21:27:00Z">
          <w:pPr/>
        </w:pPrChange>
      </w:pPr>
      <w:r w:rsidRPr="002B7EBF">
        <w:rPr>
          <w:rFonts w:cstheme="minorHAnsi"/>
          <w:noProof/>
        </w:rPr>
        <w:lastRenderedPageBreak/>
        <w:drawing>
          <wp:inline distT="0" distB="0" distL="0" distR="0" wp14:anchorId="0CEA39D7" wp14:editId="266BB0A2">
            <wp:extent cx="6645910" cy="989965"/>
            <wp:effectExtent l="0" t="0" r="2540" b="635"/>
            <wp:docPr id="20037065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06534" name="Picture 1" descr="A black screen with white text&#10;&#10;Description automatically generated"/>
                    <pic:cNvPicPr/>
                  </pic:nvPicPr>
                  <pic:blipFill>
                    <a:blip r:embed="rId38"/>
                    <a:stretch>
                      <a:fillRect/>
                    </a:stretch>
                  </pic:blipFill>
                  <pic:spPr>
                    <a:xfrm>
                      <a:off x="0" y="0"/>
                      <a:ext cx="6645910" cy="989965"/>
                    </a:xfrm>
                    <a:prstGeom prst="rect">
                      <a:avLst/>
                    </a:prstGeom>
                  </pic:spPr>
                </pic:pic>
              </a:graphicData>
            </a:graphic>
          </wp:inline>
        </w:drawing>
      </w:r>
    </w:p>
    <w:p w14:paraId="34A6066E" w14:textId="54F8CDC8" w:rsidR="00D26C6E" w:rsidRPr="002B7EBF" w:rsidRDefault="00EB6911" w:rsidP="00EB6911">
      <w:pPr>
        <w:pStyle w:val="Caption"/>
        <w:rPr>
          <w:rFonts w:cstheme="minorHAnsi"/>
        </w:rPr>
        <w:pPrChange w:id="305" w:author="Benjamin Roberts" w:date="2024-06-10T22:27:00Z" w16du:dateUtc="2024-06-10T21:27:00Z">
          <w:pPr/>
        </w:pPrChange>
      </w:pPr>
      <w:ins w:id="306" w:author="Benjamin Roberts" w:date="2024-06-10T22:27:00Z" w16du:dateUtc="2024-06-10T21:27:00Z">
        <w:r>
          <w:t xml:space="preserve">Figure </w:t>
        </w:r>
        <w:r>
          <w:fldChar w:fldCharType="begin"/>
        </w:r>
        <w:r>
          <w:instrText xml:space="preserve"> SEQ Figure \* ARABIC </w:instrText>
        </w:r>
      </w:ins>
      <w:r>
        <w:fldChar w:fldCharType="separate"/>
      </w:r>
      <w:ins w:id="307" w:author="Benjamin Roberts" w:date="2024-06-10T22:27:00Z" w16du:dateUtc="2024-06-10T21:27:00Z">
        <w:r>
          <w:rPr>
            <w:noProof/>
          </w:rPr>
          <w:t>24</w:t>
        </w:r>
        <w:r>
          <w:fldChar w:fldCharType="end"/>
        </w:r>
        <w:r>
          <w:t xml:space="preserve"> - </w:t>
        </w:r>
        <w:r w:rsidRPr="005E0E9A">
          <w:t>Console output for supporting debugging the program</w:t>
        </w:r>
      </w:ins>
    </w:p>
    <w:p w14:paraId="4CFA3875" w14:textId="427AF2EE" w:rsidR="00B6153D" w:rsidRPr="002B7EBF" w:rsidDel="00EB6911" w:rsidRDefault="00B6153D" w:rsidP="00B6153D">
      <w:pPr>
        <w:jc w:val="both"/>
        <w:rPr>
          <w:del w:id="308" w:author="Benjamin Roberts" w:date="2024-06-10T22:27:00Z" w16du:dateUtc="2024-06-10T21:27:00Z"/>
          <w:rFonts w:cstheme="minorHAnsi"/>
          <w:b/>
          <w:bCs/>
        </w:rPr>
      </w:pPr>
      <w:del w:id="309" w:author="Benjamin Roberts" w:date="2024-06-10T22:27:00Z" w16du:dateUtc="2024-06-10T21:27:00Z">
        <w:r w:rsidRPr="002B7EBF" w:rsidDel="00EB6911">
          <w:rPr>
            <w:rFonts w:cstheme="minorHAnsi"/>
            <w:b/>
            <w:bCs/>
          </w:rPr>
          <w:delText>Figure: Console output for supporting debugging the program</w:delText>
        </w:r>
      </w:del>
    </w:p>
    <w:p w14:paraId="6F3972D9" w14:textId="77777777" w:rsidR="000F5D7F" w:rsidRPr="002B7EBF" w:rsidRDefault="000F5D7F">
      <w:pPr>
        <w:rPr>
          <w:rFonts w:cstheme="minorHAnsi"/>
        </w:rPr>
      </w:pPr>
      <w:r w:rsidRPr="002B7EBF">
        <w:rPr>
          <w:rFonts w:cstheme="minorHAnsi"/>
        </w:rPr>
        <w:br w:type="page"/>
      </w:r>
    </w:p>
    <w:p w14:paraId="55661FDB" w14:textId="6F25D5B1" w:rsidR="000C5FF4" w:rsidRPr="002B7EBF" w:rsidDel="001C3669" w:rsidRDefault="00F67861" w:rsidP="000C5FF4">
      <w:pPr>
        <w:pStyle w:val="Heading1"/>
        <w:rPr>
          <w:del w:id="310" w:author="Benjamin Roberts" w:date="2024-06-10T22:14:00Z" w16du:dateUtc="2024-06-10T21:14:00Z"/>
          <w:rFonts w:asciiTheme="minorHAnsi" w:hAnsiTheme="minorHAnsi" w:cstheme="minorHAnsi"/>
        </w:rPr>
      </w:pPr>
      <w:bookmarkStart w:id="311" w:name="_Toc168487612"/>
      <w:del w:id="312" w:author="Benjamin Roberts" w:date="2024-06-10T22:14:00Z" w16du:dateUtc="2024-06-10T21:14:00Z">
        <w:r w:rsidRPr="002B7EBF" w:rsidDel="001C3669">
          <w:rPr>
            <w:rFonts w:asciiTheme="minorHAnsi" w:hAnsiTheme="minorHAnsi" w:cstheme="minorHAnsi"/>
          </w:rPr>
          <w:lastRenderedPageBreak/>
          <w:delText xml:space="preserve">Final </w:delText>
        </w:r>
        <w:r w:rsidR="000C5FF4" w:rsidRPr="002B7EBF" w:rsidDel="001C3669">
          <w:rPr>
            <w:rFonts w:asciiTheme="minorHAnsi" w:hAnsiTheme="minorHAnsi" w:cstheme="minorHAnsi"/>
          </w:rPr>
          <w:delText>Code Repository</w:delText>
        </w:r>
        <w:bookmarkEnd w:id="311"/>
      </w:del>
    </w:p>
    <w:p w14:paraId="49E0FC2F" w14:textId="70D719C1" w:rsidR="000C5FF4" w:rsidRPr="002B7EBF" w:rsidDel="001C3669" w:rsidRDefault="000C5FF4" w:rsidP="000C5FF4">
      <w:pPr>
        <w:rPr>
          <w:del w:id="313" w:author="Benjamin Roberts" w:date="2024-06-10T22:14:00Z" w16du:dateUtc="2024-06-10T21:14:00Z"/>
          <w:rFonts w:cstheme="minorHAnsi"/>
        </w:rPr>
      </w:pPr>
      <w:del w:id="314" w:author="Benjamin Roberts" w:date="2024-06-10T22:14:00Z" w16du:dateUtc="2024-06-10T21:14:00Z">
        <w:r w:rsidRPr="002B7EBF" w:rsidDel="001C3669">
          <w:rPr>
            <w:rFonts w:cstheme="minorHAnsi"/>
          </w:rPr>
          <w:delText>All code developed for this project can be found in the below GitHub Repository:</w:delText>
        </w:r>
      </w:del>
    </w:p>
    <w:p w14:paraId="44604A1D" w14:textId="276A0F46" w:rsidR="00F80386" w:rsidRPr="002B7EBF" w:rsidDel="001C3669" w:rsidRDefault="00000000" w:rsidP="000C5FF4">
      <w:pPr>
        <w:rPr>
          <w:del w:id="315" w:author="Benjamin Roberts" w:date="2024-06-10T22:14:00Z" w16du:dateUtc="2024-06-10T21:14:00Z"/>
          <w:rFonts w:cstheme="minorHAnsi"/>
        </w:rPr>
      </w:pPr>
      <w:del w:id="316" w:author="Benjamin Roberts" w:date="2024-06-10T22:14:00Z" w16du:dateUtc="2024-06-10T21:14:00Z">
        <w:r w:rsidDel="001C3669">
          <w:fldChar w:fldCharType="begin"/>
        </w:r>
        <w:r w:rsidDel="001C3669">
          <w:delInstrText>HYPERLINK "https://github.com/btr6566/qam1_java_decisioning_app"</w:delInstrText>
        </w:r>
        <w:r w:rsidDel="001C3669">
          <w:fldChar w:fldCharType="separate"/>
        </w:r>
        <w:r w:rsidR="00F80386" w:rsidRPr="002B7EBF" w:rsidDel="001C3669">
          <w:rPr>
            <w:rStyle w:val="Hyperlink"/>
            <w:rFonts w:cstheme="minorHAnsi"/>
          </w:rPr>
          <w:delText>https://github.com/btr6566/qam1_java_decisioning_app</w:delText>
        </w:r>
        <w:r w:rsidDel="001C3669">
          <w:rPr>
            <w:rStyle w:val="Hyperlink"/>
            <w:rFonts w:cstheme="minorHAnsi"/>
          </w:rPr>
          <w:fldChar w:fldCharType="end"/>
        </w:r>
        <w:r w:rsidR="00F80386" w:rsidRPr="002B7EBF" w:rsidDel="001C3669">
          <w:rPr>
            <w:rFonts w:cstheme="minorHAnsi"/>
          </w:rPr>
          <w:delText xml:space="preserve"> </w:delText>
        </w:r>
      </w:del>
    </w:p>
    <w:p w14:paraId="49D530E9" w14:textId="77777777" w:rsidR="005C26DC" w:rsidRPr="002B7EBF" w:rsidRDefault="005C26DC" w:rsidP="005C26DC">
      <w:pPr>
        <w:pStyle w:val="Heading1"/>
        <w:rPr>
          <w:rFonts w:asciiTheme="minorHAnsi" w:hAnsiTheme="minorHAnsi" w:cstheme="minorHAnsi"/>
        </w:rPr>
      </w:pPr>
      <w:bookmarkStart w:id="317" w:name="_Toc168487613"/>
      <w:r w:rsidRPr="002B7EBF">
        <w:rPr>
          <w:rFonts w:asciiTheme="minorHAnsi" w:hAnsiTheme="minorHAnsi" w:cstheme="minorHAnsi"/>
        </w:rPr>
        <w:t>Conclusions</w:t>
      </w:r>
      <w:bookmarkEnd w:id="317"/>
    </w:p>
    <w:p w14:paraId="64E9E36E" w14:textId="77777777" w:rsidR="005C26DC" w:rsidRPr="002B7EBF" w:rsidRDefault="005C26DC" w:rsidP="005C26DC">
      <w:pPr>
        <w:pStyle w:val="Heading2"/>
        <w:rPr>
          <w:rFonts w:asciiTheme="minorHAnsi" w:hAnsiTheme="minorHAnsi" w:cstheme="minorHAnsi"/>
        </w:rPr>
      </w:pPr>
      <w:bookmarkStart w:id="318" w:name="_Toc168487614"/>
      <w:r w:rsidRPr="002B7EBF">
        <w:rPr>
          <w:rFonts w:asciiTheme="minorHAnsi" w:hAnsiTheme="minorHAnsi" w:cstheme="minorHAnsi"/>
        </w:rPr>
        <w:t>Project Outcome</w:t>
      </w:r>
      <w:bookmarkEnd w:id="318"/>
    </w:p>
    <w:p w14:paraId="24099843" w14:textId="61F72875" w:rsidR="00D26C6E" w:rsidRPr="002B7EBF" w:rsidRDefault="00D26C6E" w:rsidP="00B2605D">
      <w:pPr>
        <w:jc w:val="both"/>
        <w:rPr>
          <w:rFonts w:cstheme="minorHAnsi"/>
        </w:rPr>
      </w:pPr>
      <w:r w:rsidRPr="002B7EBF">
        <w:rPr>
          <w:rFonts w:cstheme="minorHAnsi"/>
        </w:rPr>
        <w:t xml:space="preserve">Overall, the project succeeded in meeting </w:t>
      </w:r>
      <w:r w:rsidR="004C0BA5" w:rsidRPr="002B7EBF">
        <w:rPr>
          <w:rFonts w:cstheme="minorHAnsi"/>
        </w:rPr>
        <w:t>the criteria set out in the introduction. The major functionality (Scorecards and Policy Rules) used within the bespoke Credit Decisioning software platform my team used has been developed into the program with re-usable classes that are suitable for creating many instances. A Credit decision is also made based on data retrieved from a backend database.</w:t>
      </w:r>
    </w:p>
    <w:p w14:paraId="6F87CB8E" w14:textId="47990284" w:rsidR="003E7D39" w:rsidRPr="002B7EBF" w:rsidRDefault="004C0BA5" w:rsidP="003E7D39">
      <w:pPr>
        <w:jc w:val="both"/>
        <w:rPr>
          <w:rFonts w:cstheme="minorHAnsi"/>
        </w:rPr>
      </w:pPr>
      <w:r w:rsidRPr="002B7EBF">
        <w:rPr>
          <w:rFonts w:cstheme="minorHAnsi"/>
        </w:rPr>
        <w:t xml:space="preserve">Additional Java Libraries were also discovered to expand the functionality of the program to effectively meet some of the requirements. For example, using the GSON library allows representations of the Java objects to be converted into JSON. That greatly simplified the requirement for retaining a record of the transaction, as this </w:t>
      </w:r>
      <w:r w:rsidR="00B2605D" w:rsidRPr="002B7EBF">
        <w:rPr>
          <w:rFonts w:cstheme="minorHAnsi"/>
        </w:rPr>
        <w:t>meant that all the data could be added to a Data Model object. All that was needed then was to save this Data Model to the logged history.</w:t>
      </w:r>
    </w:p>
    <w:p w14:paraId="7AB65A24" w14:textId="21C57BFD" w:rsidR="00D26C6E" w:rsidRPr="002B7EBF" w:rsidRDefault="004C0BA5" w:rsidP="00D26C6E">
      <w:pPr>
        <w:rPr>
          <w:rFonts w:cstheme="minorHAnsi"/>
        </w:rPr>
      </w:pPr>
      <w:r w:rsidRPr="002B7EBF">
        <w:rPr>
          <w:rFonts w:cstheme="minorHAnsi"/>
        </w:rPr>
        <w:t xml:space="preserve">There </w:t>
      </w:r>
      <w:r w:rsidR="00B2605D" w:rsidRPr="002B7EBF">
        <w:rPr>
          <w:rFonts w:cstheme="minorHAnsi"/>
        </w:rPr>
        <w:t>was</w:t>
      </w:r>
      <w:r w:rsidRPr="002B7EBF">
        <w:rPr>
          <w:rFonts w:cstheme="minorHAnsi"/>
        </w:rPr>
        <w:t xml:space="preserve"> a significant amount of pre-requisite steps need</w:t>
      </w:r>
      <w:r w:rsidR="00B2605D" w:rsidRPr="002B7EBF">
        <w:rPr>
          <w:rFonts w:cstheme="minorHAnsi"/>
        </w:rPr>
        <w:t xml:space="preserve">ed to get this project working e.g. setting up an Azure SQL database and loading data into it. This will be useful for later </w:t>
      </w:r>
      <w:del w:id="319" w:author="Benjamin Roberts" w:date="2024-06-10T22:13:00Z" w16du:dateUtc="2024-06-10T21:13:00Z">
        <w:r w:rsidR="00B2605D" w:rsidRPr="002B7EBF" w:rsidDel="001C3669">
          <w:rPr>
            <w:rFonts w:cstheme="minorHAnsi"/>
          </w:rPr>
          <w:delText xml:space="preserve">modules </w:delText>
        </w:r>
      </w:del>
      <w:ins w:id="320" w:author="Benjamin Roberts" w:date="2024-06-10T22:13:00Z" w16du:dateUtc="2024-06-10T21:13:00Z">
        <w:r w:rsidR="001C3669">
          <w:rPr>
            <w:rFonts w:cstheme="minorHAnsi"/>
          </w:rPr>
          <w:t>projects</w:t>
        </w:r>
        <w:r w:rsidR="001C3669" w:rsidRPr="002B7EBF">
          <w:rPr>
            <w:rFonts w:cstheme="minorHAnsi"/>
          </w:rPr>
          <w:t xml:space="preserve"> </w:t>
        </w:r>
      </w:ins>
      <w:r w:rsidR="00B2605D" w:rsidRPr="002B7EBF">
        <w:rPr>
          <w:rFonts w:cstheme="minorHAnsi"/>
        </w:rPr>
        <w:t xml:space="preserve">as a re-usable resource. </w:t>
      </w:r>
      <w:del w:id="321" w:author="Benjamin Roberts" w:date="2024-06-10T22:13:00Z" w16du:dateUtc="2024-06-10T21:13:00Z">
        <w:r w:rsidR="00B2605D" w:rsidRPr="002B7EBF" w:rsidDel="001C3669">
          <w:rPr>
            <w:rFonts w:cstheme="minorHAnsi"/>
          </w:rPr>
          <w:delText>It also touches on more advanced SQL content not covered in the course.</w:delText>
        </w:r>
      </w:del>
    </w:p>
    <w:p w14:paraId="3500AFBA" w14:textId="77777777" w:rsidR="004C0BA5" w:rsidRPr="002B7EBF" w:rsidRDefault="004C0BA5" w:rsidP="00D26C6E">
      <w:pPr>
        <w:rPr>
          <w:rFonts w:cstheme="minorHAnsi"/>
        </w:rPr>
      </w:pPr>
    </w:p>
    <w:p w14:paraId="1BC807DC" w14:textId="7147F2D2" w:rsidR="00F80386" w:rsidRPr="002B7EBF" w:rsidRDefault="00F80386" w:rsidP="00F80386">
      <w:pPr>
        <w:pStyle w:val="Heading2"/>
        <w:rPr>
          <w:rFonts w:asciiTheme="minorHAnsi" w:hAnsiTheme="minorHAnsi" w:cstheme="minorHAnsi"/>
        </w:rPr>
      </w:pPr>
      <w:bookmarkStart w:id="322" w:name="_Toc168487616"/>
      <w:r w:rsidRPr="002B7EBF">
        <w:rPr>
          <w:rFonts w:asciiTheme="minorHAnsi" w:hAnsiTheme="minorHAnsi" w:cstheme="minorHAnsi"/>
        </w:rPr>
        <w:t xml:space="preserve">Future </w:t>
      </w:r>
      <w:r w:rsidR="003A1651" w:rsidRPr="002B7EBF">
        <w:rPr>
          <w:rFonts w:asciiTheme="minorHAnsi" w:hAnsiTheme="minorHAnsi" w:cstheme="minorHAnsi"/>
        </w:rPr>
        <w:t>Additions</w:t>
      </w:r>
      <w:bookmarkEnd w:id="322"/>
    </w:p>
    <w:p w14:paraId="086614EA" w14:textId="1899D068" w:rsidR="000F5D7F" w:rsidRPr="002B7EBF" w:rsidRDefault="000F5D7F" w:rsidP="000F5D7F">
      <w:pPr>
        <w:rPr>
          <w:rFonts w:cstheme="minorHAnsi"/>
        </w:rPr>
      </w:pPr>
      <w:r w:rsidRPr="002B7EBF">
        <w:rPr>
          <w:rFonts w:cstheme="minorHAnsi"/>
        </w:rPr>
        <w:t>Below are a few ideas I have</w:t>
      </w:r>
      <w:r w:rsidR="003E7D39" w:rsidRPr="002B7EBF">
        <w:rPr>
          <w:rFonts w:cstheme="minorHAnsi"/>
        </w:rPr>
        <w:t xml:space="preserve"> in mind</w:t>
      </w:r>
      <w:r w:rsidRPr="002B7EBF">
        <w:rPr>
          <w:rFonts w:cstheme="minorHAnsi"/>
        </w:rPr>
        <w:t xml:space="preserve"> to expand this project once future content on the apprenticeship course is covered:</w:t>
      </w:r>
    </w:p>
    <w:p w14:paraId="3135ADD6" w14:textId="77A82E91" w:rsidR="003A1651" w:rsidRPr="002B7EBF" w:rsidRDefault="003A1651" w:rsidP="003A1651">
      <w:pPr>
        <w:pStyle w:val="ListParagraph"/>
        <w:numPr>
          <w:ilvl w:val="0"/>
          <w:numId w:val="9"/>
        </w:numPr>
        <w:rPr>
          <w:rFonts w:cstheme="minorHAnsi"/>
        </w:rPr>
      </w:pPr>
      <w:r w:rsidRPr="002B7EBF">
        <w:rPr>
          <w:rFonts w:cstheme="minorHAnsi"/>
        </w:rPr>
        <w:t>Front end interface to collect more data on an applicant e.g:</w:t>
      </w:r>
    </w:p>
    <w:p w14:paraId="09E6820B" w14:textId="143D2912" w:rsidR="003A1651" w:rsidRPr="002B7EBF" w:rsidRDefault="003A1651" w:rsidP="003A1651">
      <w:pPr>
        <w:pStyle w:val="ListParagraph"/>
        <w:numPr>
          <w:ilvl w:val="1"/>
          <w:numId w:val="9"/>
        </w:numPr>
        <w:rPr>
          <w:rFonts w:cstheme="minorHAnsi"/>
        </w:rPr>
      </w:pPr>
      <w:r w:rsidRPr="002B7EBF">
        <w:rPr>
          <w:rFonts w:cstheme="minorHAnsi"/>
        </w:rPr>
        <w:t>Addresses</w:t>
      </w:r>
    </w:p>
    <w:p w14:paraId="6DCC3257" w14:textId="4F209531" w:rsidR="003A1651" w:rsidRPr="002B7EBF" w:rsidRDefault="003A1651" w:rsidP="003A1651">
      <w:pPr>
        <w:pStyle w:val="ListParagraph"/>
        <w:numPr>
          <w:ilvl w:val="1"/>
          <w:numId w:val="9"/>
        </w:numPr>
        <w:rPr>
          <w:rFonts w:cstheme="minorHAnsi"/>
        </w:rPr>
      </w:pPr>
      <w:r w:rsidRPr="002B7EBF">
        <w:rPr>
          <w:rFonts w:cstheme="minorHAnsi"/>
        </w:rPr>
        <w:t>Income</w:t>
      </w:r>
    </w:p>
    <w:p w14:paraId="568C9D88" w14:textId="33F668D5" w:rsidR="003A1651" w:rsidRPr="002B7EBF" w:rsidRDefault="003A1651" w:rsidP="003A1651">
      <w:pPr>
        <w:pStyle w:val="ListParagraph"/>
        <w:numPr>
          <w:ilvl w:val="1"/>
          <w:numId w:val="9"/>
        </w:numPr>
        <w:rPr>
          <w:rFonts w:cstheme="minorHAnsi"/>
        </w:rPr>
      </w:pPr>
      <w:r w:rsidRPr="002B7EBF">
        <w:rPr>
          <w:rFonts w:cstheme="minorHAnsi"/>
        </w:rPr>
        <w:t>Expenditure</w:t>
      </w:r>
    </w:p>
    <w:p w14:paraId="1E35D800" w14:textId="1A125C19" w:rsidR="003A1651" w:rsidRPr="002B7EBF" w:rsidRDefault="003A1651" w:rsidP="003A1651">
      <w:pPr>
        <w:pStyle w:val="ListParagraph"/>
        <w:numPr>
          <w:ilvl w:val="0"/>
          <w:numId w:val="9"/>
        </w:numPr>
        <w:rPr>
          <w:rFonts w:cstheme="minorHAnsi"/>
        </w:rPr>
      </w:pPr>
      <w:r w:rsidRPr="002B7EBF">
        <w:rPr>
          <w:rFonts w:cstheme="minorHAnsi"/>
        </w:rPr>
        <w:t>Submit the collected applicant data to the program as a semi-structured message body e.g. JSON</w:t>
      </w:r>
    </w:p>
    <w:p w14:paraId="28508923" w14:textId="644DACD4" w:rsidR="004C0BA5" w:rsidRPr="002B7EBF" w:rsidRDefault="004C0BA5" w:rsidP="003A1651">
      <w:pPr>
        <w:pStyle w:val="ListParagraph"/>
        <w:numPr>
          <w:ilvl w:val="0"/>
          <w:numId w:val="9"/>
        </w:numPr>
        <w:rPr>
          <w:rFonts w:cstheme="minorHAnsi"/>
        </w:rPr>
      </w:pPr>
      <w:r w:rsidRPr="002B7EBF">
        <w:rPr>
          <w:rFonts w:cstheme="minorHAnsi"/>
        </w:rPr>
        <w:t>Use previous runs of the application within business logic e.g. check the history for a count of same person re-running the program</w:t>
      </w:r>
    </w:p>
    <w:p w14:paraId="6FC22469" w14:textId="5BD53A99" w:rsidR="003A1651" w:rsidRPr="002B7EBF" w:rsidRDefault="003A1651" w:rsidP="003A1651">
      <w:pPr>
        <w:pStyle w:val="ListParagraph"/>
        <w:numPr>
          <w:ilvl w:val="0"/>
          <w:numId w:val="9"/>
        </w:numPr>
        <w:rPr>
          <w:rFonts w:cstheme="minorHAnsi"/>
        </w:rPr>
      </w:pPr>
      <w:r w:rsidRPr="002B7EBF">
        <w:rPr>
          <w:rFonts w:cstheme="minorHAnsi"/>
        </w:rPr>
        <w:t>Replace the random database lookup with a connection to the Delphi Select Sandbox API</w:t>
      </w:r>
    </w:p>
    <w:p w14:paraId="5DAD675F" w14:textId="7E5D5455" w:rsidR="000F5D7F" w:rsidRPr="002B7EBF" w:rsidRDefault="000F5D7F" w:rsidP="003A1651">
      <w:pPr>
        <w:pStyle w:val="ListParagraph"/>
        <w:numPr>
          <w:ilvl w:val="0"/>
          <w:numId w:val="9"/>
        </w:numPr>
        <w:rPr>
          <w:rFonts w:cstheme="minorHAnsi"/>
        </w:rPr>
      </w:pPr>
      <w:r w:rsidRPr="002B7EBF">
        <w:rPr>
          <w:rFonts w:cstheme="minorHAnsi"/>
        </w:rPr>
        <w:t>Automate execution of the JUnit test cases &amp; generate a report on the results</w:t>
      </w:r>
    </w:p>
    <w:p w14:paraId="1132A6FE" w14:textId="77777777" w:rsidR="00F80386" w:rsidRPr="002B7EBF" w:rsidRDefault="00F80386" w:rsidP="00F80386">
      <w:pPr>
        <w:rPr>
          <w:rFonts w:cstheme="minorHAnsi"/>
        </w:rPr>
      </w:pPr>
    </w:p>
    <w:p w14:paraId="7CA27ADA" w14:textId="3122B6B5" w:rsidR="009D7854" w:rsidRPr="002B7EBF" w:rsidRDefault="009D7854" w:rsidP="00F80386">
      <w:pPr>
        <w:pStyle w:val="Heading2"/>
        <w:rPr>
          <w:rFonts w:asciiTheme="minorHAnsi" w:hAnsiTheme="minorHAnsi" w:cstheme="minorHAnsi"/>
        </w:rPr>
      </w:pPr>
      <w:r w:rsidRPr="002B7EBF">
        <w:rPr>
          <w:rFonts w:asciiTheme="minorHAnsi" w:hAnsiTheme="minorHAnsi" w:cstheme="minorHAnsi"/>
        </w:rPr>
        <w:br w:type="page"/>
      </w:r>
    </w:p>
    <w:p w14:paraId="117DB0C9" w14:textId="615AD791" w:rsidR="009D7854" w:rsidRPr="002B7EBF" w:rsidRDefault="009D7854" w:rsidP="009D7854">
      <w:pPr>
        <w:pStyle w:val="Heading1"/>
        <w:rPr>
          <w:rFonts w:asciiTheme="minorHAnsi" w:hAnsiTheme="minorHAnsi" w:cstheme="minorHAnsi"/>
        </w:rPr>
      </w:pPr>
      <w:bookmarkStart w:id="323" w:name="_Toc168487617"/>
      <w:r w:rsidRPr="002B7EBF">
        <w:rPr>
          <w:rFonts w:asciiTheme="minorHAnsi" w:hAnsiTheme="minorHAnsi" w:cstheme="minorHAnsi"/>
        </w:rPr>
        <w:lastRenderedPageBreak/>
        <w:t>References</w:t>
      </w:r>
      <w:bookmarkEnd w:id="323"/>
    </w:p>
    <w:p w14:paraId="0E346F01" w14:textId="736E1EC1" w:rsidR="005046B9" w:rsidRPr="002B7EBF" w:rsidRDefault="005046B9" w:rsidP="005046B9">
      <w:pPr>
        <w:rPr>
          <w:rFonts w:cstheme="minorHAnsi"/>
        </w:rPr>
      </w:pPr>
      <w:r w:rsidRPr="002B7EBF">
        <w:rPr>
          <w:rFonts w:cstheme="minorHAnsi"/>
        </w:rPr>
        <w:t xml:space="preserve">AWS (n.d.). </w:t>
      </w:r>
      <w:r w:rsidRPr="002B7EBF">
        <w:rPr>
          <w:rFonts w:cstheme="minorHAnsi"/>
          <w:i/>
          <w:iCs/>
        </w:rPr>
        <w:t>What is Unit Testing? - Unit Testing Explained - AWS</w:t>
      </w:r>
      <w:r w:rsidRPr="002B7EBF">
        <w:rPr>
          <w:rFonts w:cstheme="minorHAnsi"/>
        </w:rPr>
        <w:t xml:space="preserve">. [online] Amazon Web Services, Inc. Available at: </w:t>
      </w:r>
      <w:hyperlink r:id="rId39" w:history="1">
        <w:r w:rsidRPr="002B7EBF">
          <w:rPr>
            <w:rStyle w:val="Hyperlink"/>
            <w:rFonts w:cstheme="minorHAnsi"/>
          </w:rPr>
          <w:t>https://aws.amazon.com/what-is/unit-testing/</w:t>
        </w:r>
      </w:hyperlink>
      <w:r w:rsidRPr="002B7EBF">
        <w:rPr>
          <w:rFonts w:cstheme="minorHAnsi"/>
        </w:rPr>
        <w:t xml:space="preserve">. </w:t>
      </w:r>
    </w:p>
    <w:p w14:paraId="33BB57FB" w14:textId="6927D491" w:rsidR="008108FA" w:rsidRPr="002B7EBF" w:rsidRDefault="008108FA">
      <w:pPr>
        <w:rPr>
          <w:rFonts w:cstheme="minorHAnsi"/>
        </w:rPr>
      </w:pPr>
      <w:r w:rsidRPr="002B7EBF">
        <w:rPr>
          <w:rFonts w:cstheme="minorHAnsi"/>
        </w:rPr>
        <w:t xml:space="preserve">Bionic Turtle. (2011). FRM: Logistic distribution maps credit score to probability of default (PD). [Online]. Youtube. Last Updated: 2011. Available at: </w:t>
      </w:r>
      <w:hyperlink r:id="rId40" w:history="1">
        <w:r w:rsidRPr="002B7EBF">
          <w:rPr>
            <w:rStyle w:val="Hyperlink"/>
            <w:rFonts w:cstheme="minorHAnsi"/>
          </w:rPr>
          <w:t>https://www.youtube.com/watch?v=HnQ6QjeGMm0</w:t>
        </w:r>
      </w:hyperlink>
      <w:r w:rsidRPr="002B7EBF">
        <w:rPr>
          <w:rFonts w:cstheme="minorHAnsi"/>
        </w:rPr>
        <w:t xml:space="preserve">  [Accessed 9 May 2024].</w:t>
      </w:r>
    </w:p>
    <w:p w14:paraId="5FA2893C" w14:textId="33691F8B" w:rsidR="00DC02E7" w:rsidRPr="002B7EBF" w:rsidRDefault="00DC02E7">
      <w:pPr>
        <w:rPr>
          <w:rFonts w:cstheme="minorHAnsi"/>
        </w:rPr>
      </w:pPr>
      <w:r w:rsidRPr="002B7EBF">
        <w:rPr>
          <w:rFonts w:cstheme="minorHAnsi"/>
        </w:rPr>
        <w:t xml:space="preserve">Experian. (2024). DelphiSelect API Documentation - for Credit Decisioning data. [Online]. DelphiSelect API Documentation. Last Updated: 2024. Available at: </w:t>
      </w:r>
      <w:hyperlink r:id="rId41" w:history="1">
        <w:r w:rsidRPr="002B7EBF">
          <w:rPr>
            <w:rStyle w:val="Hyperlink"/>
            <w:rFonts w:cstheme="minorHAnsi"/>
          </w:rPr>
          <w:t>https://developer.experian.com/products/uk/delphi-select/delphi-select-api-docs</w:t>
        </w:r>
      </w:hyperlink>
      <w:r w:rsidRPr="002B7EBF">
        <w:rPr>
          <w:rFonts w:cstheme="minorHAnsi"/>
        </w:rPr>
        <w:t xml:space="preserve">  [Accessed 17 May 2024].</w:t>
      </w:r>
    </w:p>
    <w:p w14:paraId="7DB26005" w14:textId="77777777" w:rsidR="00DC02E7" w:rsidRPr="002B7EBF" w:rsidRDefault="00DC02E7">
      <w:pPr>
        <w:rPr>
          <w:rFonts w:cstheme="minorHAnsi"/>
        </w:rPr>
      </w:pPr>
    </w:p>
    <w:p w14:paraId="4E56F942" w14:textId="7977A2ED" w:rsidR="008108FA" w:rsidRPr="002B7EBF" w:rsidRDefault="00E34A18">
      <w:pPr>
        <w:rPr>
          <w:rFonts w:cstheme="minorHAnsi"/>
        </w:rPr>
      </w:pPr>
      <w:r w:rsidRPr="002B7EBF">
        <w:rPr>
          <w:rFonts w:cstheme="minorHAnsi"/>
        </w:rPr>
        <w:t xml:space="preserve">FICO. (2020). A Guide to Champion/Challenger Testing Approaches: Overview and Benefits. [Online]. FICO Community. Last Updated: 2020. Available at: </w:t>
      </w:r>
      <w:hyperlink r:id="rId42" w:history="1">
        <w:r w:rsidRPr="002B7EBF">
          <w:rPr>
            <w:rStyle w:val="Hyperlink"/>
            <w:rFonts w:cstheme="minorHAnsi"/>
          </w:rPr>
          <w:t>https://community.fico.com/s/blog-post/a5Q2E000000YNqoUAG/fico2227</w:t>
        </w:r>
      </w:hyperlink>
      <w:r w:rsidRPr="002B7EBF">
        <w:rPr>
          <w:rFonts w:cstheme="minorHAnsi"/>
        </w:rPr>
        <w:t xml:space="preserve">  [Accessed 17 May 2024]</w:t>
      </w:r>
    </w:p>
    <w:p w14:paraId="38BD4FFE" w14:textId="77777777" w:rsidR="00453971" w:rsidRPr="002B7EBF" w:rsidRDefault="00453971">
      <w:pPr>
        <w:rPr>
          <w:rFonts w:cstheme="minorHAnsi"/>
        </w:rPr>
      </w:pPr>
    </w:p>
    <w:p w14:paraId="7D95A484" w14:textId="352B0476" w:rsidR="000172EA" w:rsidRPr="002B7EBF" w:rsidRDefault="000172EA">
      <w:pPr>
        <w:rPr>
          <w:rFonts w:cstheme="minorHAnsi"/>
        </w:rPr>
      </w:pPr>
      <w:r w:rsidRPr="002B7EBF">
        <w:rPr>
          <w:rFonts w:cstheme="minorHAnsi"/>
        </w:rPr>
        <w:t xml:space="preserve">QA Apprenticeships. (2024). Module 1 - Java JDBC Slides. [Online]. QA Apprenticeships. Last Updated: 2024. Available at: </w:t>
      </w:r>
      <w:hyperlink r:id="rId43" w:history="1">
        <w:r w:rsidRPr="002B7EBF">
          <w:rPr>
            <w:rStyle w:val="Hyperlink"/>
            <w:rFonts w:cstheme="minorHAnsi"/>
          </w:rPr>
          <w:t>https://github.com/broberts-gtw/LVL_4_Software_Dev_Repo/blob/main/Module%201%20-%20Intro%20to%20Software%20Development/Live%20Course%201%20Materials/__Course%20Stretch%20files/Java/presentation/JDBC.pptx</w:t>
        </w:r>
      </w:hyperlink>
      <w:r w:rsidRPr="002B7EBF">
        <w:rPr>
          <w:rFonts w:cstheme="minorHAnsi"/>
        </w:rPr>
        <w:t xml:space="preserve">  [Accessed 1 May 2024].</w:t>
      </w:r>
    </w:p>
    <w:p w14:paraId="4D4E7A5A" w14:textId="77777777" w:rsidR="00765337" w:rsidRPr="002B7EBF" w:rsidRDefault="00765337">
      <w:pPr>
        <w:rPr>
          <w:rFonts w:cstheme="minorHAnsi"/>
        </w:rPr>
      </w:pPr>
    </w:p>
    <w:p w14:paraId="44FDD3B0" w14:textId="3ACBFAEA" w:rsidR="000172EA" w:rsidRPr="002B7EBF" w:rsidRDefault="006147EB">
      <w:pPr>
        <w:rPr>
          <w:rFonts w:cstheme="minorHAnsi"/>
        </w:rPr>
      </w:pPr>
      <w:r w:rsidRPr="002B7EBF">
        <w:rPr>
          <w:rFonts w:cstheme="minorHAnsi"/>
        </w:rPr>
        <w:t xml:space="preserve">Microsoft Azure. (2010). Adding Users to Your SQL Azure Database. [Online]. azure.microsoft.com. Last Updated: June 21, 2010. Available at: </w:t>
      </w:r>
      <w:hyperlink r:id="rId44" w:history="1">
        <w:r w:rsidRPr="002B7EBF">
          <w:rPr>
            <w:rStyle w:val="Hyperlink"/>
            <w:rFonts w:cstheme="minorHAnsi"/>
          </w:rPr>
          <w:t>https://azure.microsoft.com/en-us/blog/adding-users-to-your-sql-azure-database/</w:t>
        </w:r>
      </w:hyperlink>
      <w:r w:rsidRPr="002B7EBF">
        <w:rPr>
          <w:rFonts w:cstheme="minorHAnsi"/>
        </w:rPr>
        <w:t xml:space="preserve"> [Accessed 3 May 2024].</w:t>
      </w:r>
    </w:p>
    <w:p w14:paraId="50CE4A82" w14:textId="77777777" w:rsidR="00C862EA" w:rsidRPr="002B7EBF" w:rsidRDefault="00C862EA">
      <w:pPr>
        <w:rPr>
          <w:rFonts w:cstheme="minorHAnsi"/>
        </w:rPr>
      </w:pPr>
    </w:p>
    <w:p w14:paraId="5326E99B" w14:textId="598E3BBE" w:rsidR="004B5105" w:rsidRPr="002B7EBF" w:rsidRDefault="000172EA">
      <w:pPr>
        <w:rPr>
          <w:rFonts w:cstheme="minorHAnsi"/>
        </w:rPr>
      </w:pPr>
      <w:r w:rsidRPr="002B7EBF">
        <w:rPr>
          <w:rFonts w:cstheme="minorHAnsi"/>
        </w:rPr>
        <w:t xml:space="preserve">Microsoft. (2023). Northwind Database - TSQL. [Online]. Northwind Database - TSQL. Last Updated: 2023. Available at: </w:t>
      </w:r>
      <w:hyperlink r:id="rId45" w:history="1">
        <w:r w:rsidRPr="002B7EBF">
          <w:rPr>
            <w:rStyle w:val="Hyperlink"/>
            <w:rFonts w:cstheme="minorHAnsi"/>
          </w:rPr>
          <w:t>https://github.com/microsoft/sql-server-samples/blob/master/samples/databases/northwind-pubs/instnwn</w:t>
        </w:r>
      </w:hyperlink>
      <w:r w:rsidRPr="002B7EBF">
        <w:rPr>
          <w:rFonts w:cstheme="minorHAnsi"/>
        </w:rPr>
        <w:t xml:space="preserve">  [Accessed 1 May 2024].</w:t>
      </w:r>
    </w:p>
    <w:p w14:paraId="75AE8964" w14:textId="77777777" w:rsidR="004B5105" w:rsidRPr="002B7EBF" w:rsidRDefault="004B5105">
      <w:pPr>
        <w:rPr>
          <w:rFonts w:cstheme="minorHAnsi"/>
        </w:rPr>
      </w:pPr>
    </w:p>
    <w:p w14:paraId="2EAEC1D9" w14:textId="3347838B" w:rsidR="004B5105" w:rsidRPr="002B7EBF" w:rsidRDefault="004B5105">
      <w:pPr>
        <w:rPr>
          <w:rFonts w:cstheme="minorHAnsi"/>
        </w:rPr>
      </w:pPr>
      <w:r w:rsidRPr="002B7EBF">
        <w:rPr>
          <w:rFonts w:cstheme="minorHAnsi"/>
        </w:rPr>
        <w:t>Microsoft. (2024). Database-level roles. [Online]. Learn Microsoft. Last Updated: 2024. Available at: https://learn.microsoft.com/en-us/sql/relational-databases/security/authentication-access/database-l [Accessed 5 June 2024].</w:t>
      </w:r>
    </w:p>
    <w:p w14:paraId="2AA3BDA2" w14:textId="77777777" w:rsidR="003959F1" w:rsidRPr="002B7EBF" w:rsidRDefault="003959F1">
      <w:pPr>
        <w:rPr>
          <w:rFonts w:cstheme="minorHAnsi"/>
        </w:rPr>
      </w:pPr>
    </w:p>
    <w:p w14:paraId="5CA4EFCA" w14:textId="768D6D37" w:rsidR="00FA4344" w:rsidRPr="002B7EBF" w:rsidRDefault="003959F1">
      <w:pPr>
        <w:rPr>
          <w:rFonts w:cstheme="minorHAnsi"/>
        </w:rPr>
      </w:pPr>
      <w:r w:rsidRPr="002B7EBF">
        <w:rPr>
          <w:rFonts w:cstheme="minorHAnsi"/>
        </w:rPr>
        <w:t xml:space="preserve">Snowflake. (2024). Access Control. [Online]. Snowflake. Last Updated: 2024. Available at: </w:t>
      </w:r>
      <w:hyperlink r:id="rId46" w:history="1">
        <w:r w:rsidRPr="002B7EBF">
          <w:rPr>
            <w:rStyle w:val="Hyperlink"/>
            <w:rFonts w:cstheme="minorHAnsi"/>
          </w:rPr>
          <w:t>https://docs.snowflake.com/en/user-guide/security-access-control-overview</w:t>
        </w:r>
      </w:hyperlink>
      <w:r w:rsidRPr="002B7EBF">
        <w:rPr>
          <w:rFonts w:cstheme="minorHAnsi"/>
        </w:rPr>
        <w:t xml:space="preserve">  [Accessed 5 June 2024].</w:t>
      </w:r>
    </w:p>
    <w:p w14:paraId="55D8F603" w14:textId="77777777" w:rsidR="003959F1" w:rsidRPr="002B7EBF" w:rsidRDefault="003959F1">
      <w:pPr>
        <w:rPr>
          <w:rFonts w:cstheme="minorHAnsi"/>
        </w:rPr>
      </w:pPr>
    </w:p>
    <w:p w14:paraId="0A3A11DA" w14:textId="77777777" w:rsidR="00451DA1" w:rsidRPr="002B7EBF" w:rsidRDefault="000B34AE">
      <w:pPr>
        <w:rPr>
          <w:rFonts w:cstheme="minorHAnsi"/>
        </w:rPr>
      </w:pPr>
      <w:r w:rsidRPr="002B7EBF">
        <w:rPr>
          <w:rFonts w:cstheme="minorHAnsi"/>
        </w:rPr>
        <w:t xml:space="preserve">Stack Overflow. (2008). Can an abstract class have a constructor?. [Online]. Stack Overflow. Last Updated: Updated Dec 30, 2016. Available at: </w:t>
      </w:r>
      <w:hyperlink r:id="rId47" w:history="1">
        <w:r w:rsidRPr="002B7EBF">
          <w:rPr>
            <w:rStyle w:val="Hyperlink"/>
            <w:rFonts w:cstheme="minorHAnsi"/>
          </w:rPr>
          <w:t>https://stackoverflow.com/questions/260666/can-an-abstract-class-have-a-constructor</w:t>
        </w:r>
      </w:hyperlink>
      <w:r w:rsidRPr="002B7EBF">
        <w:rPr>
          <w:rFonts w:cstheme="minorHAnsi"/>
        </w:rPr>
        <w:t xml:space="preserve"> [Accessed 3 May 2024].</w:t>
      </w:r>
    </w:p>
    <w:p w14:paraId="29D73780" w14:textId="77777777" w:rsidR="0094603B" w:rsidRPr="002B7EBF" w:rsidRDefault="0094603B">
      <w:pPr>
        <w:rPr>
          <w:rFonts w:cstheme="minorHAnsi"/>
        </w:rPr>
      </w:pPr>
    </w:p>
    <w:p w14:paraId="7CBE7B11" w14:textId="72B6B3FF" w:rsidR="0094603B" w:rsidRPr="002B7EBF" w:rsidRDefault="0094603B">
      <w:pPr>
        <w:rPr>
          <w:rFonts w:cstheme="minorHAnsi"/>
        </w:rPr>
      </w:pPr>
      <w:r w:rsidRPr="002B7EBF">
        <w:rPr>
          <w:rFonts w:cstheme="minorHAnsi"/>
        </w:rPr>
        <w:t xml:space="preserve">Stack Overflow - ArrayList. (2021). Adding objects to an array list -. [Online]. Stack Overflow - ArrayList. Last Updated: 2021. Available at: </w:t>
      </w:r>
      <w:hyperlink r:id="rId48" w:history="1">
        <w:r w:rsidRPr="002B7EBF">
          <w:rPr>
            <w:rStyle w:val="Hyperlink"/>
            <w:rFonts w:cstheme="minorHAnsi"/>
          </w:rPr>
          <w:t>https://stackoverflow.com/questions/70406298/adding-objects-to-an-array-list-cannot-invoke-xxx-add-b</w:t>
        </w:r>
      </w:hyperlink>
      <w:r w:rsidRPr="002B7EBF">
        <w:rPr>
          <w:rFonts w:cstheme="minorHAnsi"/>
        </w:rPr>
        <w:t xml:space="preserve">  [Accessed 14 May 2024].</w:t>
      </w:r>
    </w:p>
    <w:p w14:paraId="4CD6AA5A" w14:textId="77777777" w:rsidR="00451DA1" w:rsidRPr="002B7EBF" w:rsidRDefault="00451DA1">
      <w:pPr>
        <w:rPr>
          <w:rFonts w:cstheme="minorHAnsi"/>
        </w:rPr>
      </w:pPr>
    </w:p>
    <w:p w14:paraId="7DF7ED36" w14:textId="50F35851" w:rsidR="00DB63A8" w:rsidRPr="002B7EBF" w:rsidRDefault="00DB63A8" w:rsidP="00DB63A8">
      <w:pPr>
        <w:rPr>
          <w:rFonts w:cstheme="minorHAnsi"/>
        </w:rPr>
      </w:pPr>
      <w:r w:rsidRPr="002B7EBF">
        <w:rPr>
          <w:rFonts w:cstheme="minorHAnsi"/>
        </w:rPr>
        <w:t>TutorialsPoint.com. (n.d.). JUnit - Test Framework - Tutorialspoint. [online] Available at: https://www.tutorialspoint.com/junit/junit_test_framework.htm.</w:t>
      </w:r>
    </w:p>
    <w:p w14:paraId="54808109" w14:textId="77777777" w:rsidR="00DB63A8" w:rsidRPr="002B7EBF" w:rsidRDefault="00DB63A8">
      <w:pPr>
        <w:rPr>
          <w:rFonts w:cstheme="minorHAnsi"/>
        </w:rPr>
      </w:pPr>
    </w:p>
    <w:p w14:paraId="16BCEB90" w14:textId="77777777" w:rsidR="00C36276" w:rsidRPr="002B7EBF" w:rsidRDefault="00451DA1">
      <w:pPr>
        <w:rPr>
          <w:rFonts w:cstheme="minorHAnsi"/>
        </w:rPr>
      </w:pPr>
      <w:r w:rsidRPr="002B7EBF">
        <w:rPr>
          <w:rFonts w:cstheme="minorHAnsi"/>
        </w:rPr>
        <w:t xml:space="preserve">W3Schools. (Unknown). Java Abstraction. [Online]. W3Schools. Available at: </w:t>
      </w:r>
      <w:hyperlink r:id="rId49" w:history="1">
        <w:r w:rsidR="0006281E" w:rsidRPr="002B7EBF">
          <w:rPr>
            <w:rStyle w:val="Hyperlink"/>
            <w:rFonts w:cstheme="minorHAnsi"/>
          </w:rPr>
          <w:t>https://www.w3schools.com/java/java_abstract.asp</w:t>
        </w:r>
      </w:hyperlink>
      <w:r w:rsidR="0006281E" w:rsidRPr="002B7EBF">
        <w:rPr>
          <w:rFonts w:cstheme="minorHAnsi"/>
        </w:rPr>
        <w:t xml:space="preserve"> </w:t>
      </w:r>
      <w:r w:rsidRPr="002B7EBF">
        <w:rPr>
          <w:rFonts w:cstheme="minorHAnsi"/>
        </w:rPr>
        <w:t>[Accessed 3 May 2024].</w:t>
      </w:r>
    </w:p>
    <w:p w14:paraId="33AB60BD" w14:textId="77777777" w:rsidR="00073424" w:rsidRPr="002B7EBF" w:rsidRDefault="00073424" w:rsidP="009E4338">
      <w:pPr>
        <w:rPr>
          <w:rFonts w:cstheme="minorHAnsi"/>
        </w:rPr>
      </w:pPr>
      <w:bookmarkStart w:id="324" w:name="_Toc168487618"/>
    </w:p>
    <w:p w14:paraId="594073BC" w14:textId="73197BB2" w:rsidR="004B5699" w:rsidRPr="002B7EBF" w:rsidRDefault="004B5699" w:rsidP="00C36276">
      <w:pPr>
        <w:pStyle w:val="Heading2"/>
        <w:rPr>
          <w:rFonts w:asciiTheme="minorHAnsi" w:hAnsiTheme="minorHAnsi" w:cstheme="minorHAnsi"/>
        </w:rPr>
      </w:pPr>
      <w:r w:rsidRPr="002B7EBF">
        <w:rPr>
          <w:rFonts w:asciiTheme="minorHAnsi" w:hAnsiTheme="minorHAnsi" w:cstheme="minorHAnsi"/>
        </w:rPr>
        <w:t>Java Dependencies</w:t>
      </w:r>
    </w:p>
    <w:p w14:paraId="11675DE1" w14:textId="132A7203" w:rsidR="00073424" w:rsidRPr="002B7EBF" w:rsidRDefault="00073424" w:rsidP="004B5699">
      <w:pPr>
        <w:rPr>
          <w:rFonts w:cstheme="minorHAnsi"/>
        </w:rPr>
      </w:pPr>
      <w:r w:rsidRPr="002B7EBF">
        <w:rPr>
          <w:rFonts w:cstheme="minorHAnsi"/>
        </w:rPr>
        <w:t xml:space="preserve">Bechtold et al. (2024). JUnit Jupiter API. [Online]. JUnit User Guide. Last Updated: 2024. Available at: </w:t>
      </w:r>
      <w:hyperlink r:id="rId50" w:history="1">
        <w:r w:rsidRPr="002B7EBF">
          <w:rPr>
            <w:rStyle w:val="Hyperlink"/>
            <w:rFonts w:cstheme="minorHAnsi"/>
          </w:rPr>
          <w:t>https://junit.org/junit5/docs/current/user-guide/</w:t>
        </w:r>
      </w:hyperlink>
      <w:r w:rsidRPr="002B7EBF">
        <w:rPr>
          <w:rFonts w:cstheme="minorHAnsi"/>
        </w:rPr>
        <w:t xml:space="preserve">  [Accessed 5 June 2024].</w:t>
      </w:r>
    </w:p>
    <w:p w14:paraId="3D0DB36C" w14:textId="77777777" w:rsidR="00073424" w:rsidRPr="002B7EBF" w:rsidRDefault="00073424" w:rsidP="004B5699">
      <w:pPr>
        <w:rPr>
          <w:rFonts w:cstheme="minorHAnsi"/>
        </w:rPr>
      </w:pPr>
    </w:p>
    <w:p w14:paraId="7A27C4A7" w14:textId="5D4038B9" w:rsidR="004B5699" w:rsidRPr="002B7EBF" w:rsidRDefault="004B5699" w:rsidP="004B5699">
      <w:pPr>
        <w:rPr>
          <w:rFonts w:cstheme="minorHAnsi"/>
        </w:rPr>
      </w:pPr>
      <w:r w:rsidRPr="002B7EBF">
        <w:rPr>
          <w:rFonts w:cstheme="minorHAnsi"/>
        </w:rPr>
        <w:t xml:space="preserve">Google. (2024). GSON Libary. [Online]. Maven Central Repository. Available at: </w:t>
      </w:r>
      <w:hyperlink r:id="rId51" w:history="1">
        <w:r w:rsidR="00073424" w:rsidRPr="002B7EBF">
          <w:rPr>
            <w:rStyle w:val="Hyperlink"/>
            <w:rFonts w:cstheme="minorHAnsi"/>
          </w:rPr>
          <w:t>https://mvnrepository.com/artifact/com.google.code.gson/gson</w:t>
        </w:r>
      </w:hyperlink>
      <w:r w:rsidR="00073424" w:rsidRPr="002B7EBF">
        <w:rPr>
          <w:rFonts w:cstheme="minorHAnsi"/>
        </w:rPr>
        <w:t xml:space="preserve"> </w:t>
      </w:r>
      <w:r w:rsidRPr="002B7EBF">
        <w:rPr>
          <w:rFonts w:cstheme="minorHAnsi"/>
        </w:rPr>
        <w:t xml:space="preserve"> [Accessed 5 June 2024].</w:t>
      </w:r>
    </w:p>
    <w:p w14:paraId="1D95D159" w14:textId="77777777" w:rsidR="004B5699" w:rsidRPr="002B7EBF" w:rsidRDefault="004B5699" w:rsidP="004B5699">
      <w:pPr>
        <w:rPr>
          <w:rFonts w:cstheme="minorHAnsi"/>
        </w:rPr>
      </w:pPr>
    </w:p>
    <w:p w14:paraId="689B4EEF" w14:textId="28AF95FB" w:rsidR="00073424" w:rsidRPr="002B7EBF" w:rsidRDefault="00073424" w:rsidP="004B5699">
      <w:pPr>
        <w:rPr>
          <w:rFonts w:cstheme="minorHAnsi"/>
        </w:rPr>
      </w:pPr>
      <w:r w:rsidRPr="002B7EBF">
        <w:rPr>
          <w:rFonts w:cstheme="minorHAnsi"/>
        </w:rPr>
        <w:t xml:space="preserve">Microsoft. (2024). MS SQL JDBC. [Online]. Maven Central Repository. Last Updated: 2024. Available at: </w:t>
      </w:r>
      <w:hyperlink r:id="rId52" w:history="1">
        <w:r w:rsidRPr="002B7EBF">
          <w:rPr>
            <w:rStyle w:val="Hyperlink"/>
            <w:rFonts w:cstheme="minorHAnsi"/>
          </w:rPr>
          <w:t>https://mvnrepository.com/artifact/com.microsoft.sqlserver/mssql-jdbc</w:t>
        </w:r>
      </w:hyperlink>
      <w:r w:rsidRPr="002B7EBF">
        <w:rPr>
          <w:rFonts w:cstheme="minorHAnsi"/>
        </w:rPr>
        <w:t xml:space="preserve">   [Accessed 5 June 2024].</w:t>
      </w:r>
    </w:p>
    <w:p w14:paraId="333158F0" w14:textId="77777777" w:rsidR="00073424" w:rsidRPr="002B7EBF" w:rsidRDefault="00073424" w:rsidP="004B5699">
      <w:pPr>
        <w:rPr>
          <w:rFonts w:cstheme="minorHAnsi"/>
        </w:rPr>
      </w:pPr>
    </w:p>
    <w:p w14:paraId="2B877CAC" w14:textId="0CC478EF" w:rsidR="00C36276" w:rsidRPr="002B7EBF" w:rsidRDefault="003959F1" w:rsidP="00C36276">
      <w:pPr>
        <w:pStyle w:val="Heading2"/>
        <w:rPr>
          <w:rFonts w:asciiTheme="minorHAnsi" w:hAnsiTheme="minorHAnsi" w:cstheme="minorHAnsi"/>
        </w:rPr>
      </w:pPr>
      <w:r w:rsidRPr="002B7EBF">
        <w:rPr>
          <w:rFonts w:asciiTheme="minorHAnsi" w:hAnsiTheme="minorHAnsi" w:cstheme="minorHAnsi"/>
        </w:rPr>
        <w:t xml:space="preserve">Scorecards Theory </w:t>
      </w:r>
      <w:r w:rsidR="009B3FFC" w:rsidRPr="002B7EBF">
        <w:rPr>
          <w:rFonts w:asciiTheme="minorHAnsi" w:hAnsiTheme="minorHAnsi" w:cstheme="minorHAnsi"/>
        </w:rPr>
        <w:t>&amp; Probability</w:t>
      </w:r>
      <w:r w:rsidR="00C36276" w:rsidRPr="002B7EBF">
        <w:rPr>
          <w:rFonts w:asciiTheme="minorHAnsi" w:hAnsiTheme="minorHAnsi" w:cstheme="minorHAnsi"/>
        </w:rPr>
        <w:t xml:space="preserve"> of Default</w:t>
      </w:r>
      <w:bookmarkEnd w:id="324"/>
    </w:p>
    <w:p w14:paraId="75478CA6" w14:textId="77777777" w:rsidR="00C36276" w:rsidRPr="002B7EBF" w:rsidRDefault="00C36276" w:rsidP="00C36276">
      <w:pPr>
        <w:rPr>
          <w:rFonts w:cstheme="minorHAnsi"/>
        </w:rPr>
      </w:pPr>
      <w:r w:rsidRPr="002B7EBF">
        <w:rPr>
          <w:rFonts w:cstheme="minorHAnsi"/>
        </w:rPr>
        <w:t>Anderson, R. (2007). The Credit Scoring Toolkit: Theory and Practice for Retail Credit Risk Management and Decision Automation. Oxford University Press.</w:t>
      </w:r>
    </w:p>
    <w:p w14:paraId="4B0DE49A" w14:textId="1A013CBC" w:rsidR="003959F1" w:rsidRPr="002B7EBF" w:rsidRDefault="003959F1" w:rsidP="00C36276">
      <w:pPr>
        <w:rPr>
          <w:rFonts w:cstheme="minorHAnsi"/>
        </w:rPr>
      </w:pPr>
      <w:r w:rsidRPr="002B7EBF">
        <w:rPr>
          <w:rFonts w:cstheme="minorHAnsi"/>
        </w:rPr>
        <w:t xml:space="preserve">Huang and Scott. (2017). Credit Risk Scorecard Design, Validation and User Acceptance. [Online]. Credit Risk Scorecard Design, Validation and User Acceptance. Last Updated: 2017. Available at: </w:t>
      </w:r>
      <w:hyperlink r:id="rId53" w:history="1">
        <w:r w:rsidRPr="002B7EBF">
          <w:rPr>
            <w:rStyle w:val="Hyperlink"/>
            <w:rFonts w:cstheme="minorHAnsi"/>
          </w:rPr>
          <w:t>https://cer.business-school.ed.ac.uk/wp-content/uploads/sites/55/2017/03/Credit-Risk-Scorecard-Design-Huang-and-Scott.pdf</w:t>
        </w:r>
      </w:hyperlink>
      <w:r w:rsidRPr="002B7EBF">
        <w:rPr>
          <w:rFonts w:cstheme="minorHAnsi"/>
        </w:rPr>
        <w:t xml:space="preserve">   [Accessed 17 May 2024].</w:t>
      </w:r>
    </w:p>
    <w:p w14:paraId="54EBA74D" w14:textId="4A5F74BA" w:rsidR="00C36276" w:rsidRPr="002B7EBF" w:rsidRDefault="00C36276" w:rsidP="00C36276">
      <w:pPr>
        <w:rPr>
          <w:rFonts w:cstheme="minorHAnsi"/>
        </w:rPr>
      </w:pPr>
      <w:r w:rsidRPr="002B7EBF">
        <w:rPr>
          <w:rFonts w:cstheme="minorHAnsi"/>
        </w:rPr>
        <w:t>Mays, E. (2004). Credit Scoring for Risk Managers: The Handbook for Lenders. South-Western Educational Publishing.</w:t>
      </w:r>
    </w:p>
    <w:p w14:paraId="6F7E1D7F" w14:textId="77777777" w:rsidR="00C36276" w:rsidRPr="002B7EBF" w:rsidRDefault="00C36276" w:rsidP="00C36276">
      <w:pPr>
        <w:rPr>
          <w:rFonts w:cstheme="minorHAnsi"/>
        </w:rPr>
      </w:pPr>
      <w:r w:rsidRPr="002B7EBF">
        <w:rPr>
          <w:rFonts w:cstheme="minorHAnsi"/>
        </w:rPr>
        <w:t>Siddiqi, N. (2017). Credit Risk Scorecards: Developing and Implementing Intelligent Credit Scoring. Wiley.</w:t>
      </w:r>
    </w:p>
    <w:p w14:paraId="0569F4A4" w14:textId="0F2440F8" w:rsidR="003959F1" w:rsidRPr="002B7EBF" w:rsidRDefault="003959F1" w:rsidP="00C36276">
      <w:pPr>
        <w:rPr>
          <w:rFonts w:cstheme="minorHAnsi"/>
        </w:rPr>
      </w:pPr>
      <w:r w:rsidRPr="002B7EBF">
        <w:rPr>
          <w:rFonts w:cstheme="minorHAnsi"/>
        </w:rPr>
        <w:t xml:space="preserve">Silva et al. (2020). A logistic regression model for consumer default risk. [Online]. National Library of Medicine. Last Updated: 2020. Available at: </w:t>
      </w:r>
      <w:hyperlink r:id="rId54" w:history="1">
        <w:r w:rsidRPr="002B7EBF">
          <w:rPr>
            <w:rStyle w:val="Hyperlink"/>
            <w:rFonts w:cstheme="minorHAnsi"/>
          </w:rPr>
          <w:t>https://www.ncbi.nlm.nih.gov/pmc/articles/PMC9041570/</w:t>
        </w:r>
      </w:hyperlink>
      <w:r w:rsidRPr="002B7EBF">
        <w:rPr>
          <w:rFonts w:cstheme="minorHAnsi"/>
        </w:rPr>
        <w:t xml:space="preserve">  [Accessed 9 May 2024].</w:t>
      </w:r>
    </w:p>
    <w:p w14:paraId="3B4D0B88" w14:textId="6BE6842F" w:rsidR="009D7854" w:rsidRPr="002B7EBF" w:rsidRDefault="00C36276" w:rsidP="00C36276">
      <w:pPr>
        <w:rPr>
          <w:rFonts w:cstheme="minorHAnsi"/>
        </w:rPr>
      </w:pPr>
      <w:r w:rsidRPr="002B7EBF">
        <w:rPr>
          <w:rFonts w:cstheme="minorHAnsi"/>
        </w:rPr>
        <w:t>Thomas, L. C., Edelman, D. B., &amp; Crook, J. N. (2002). Credit Scoring and Its Applications. Society for Industrial and Applied Mathematics.</w:t>
      </w:r>
      <w:r w:rsidR="009D7854" w:rsidRPr="002B7EBF">
        <w:rPr>
          <w:rFonts w:cstheme="minorHAnsi"/>
        </w:rPr>
        <w:br w:type="page"/>
      </w:r>
    </w:p>
    <w:p w14:paraId="3938F0FA" w14:textId="29C9F3FB" w:rsidR="00BF1A1F" w:rsidRPr="002B7EBF" w:rsidRDefault="00BF1A1F" w:rsidP="00BF1A1F">
      <w:pPr>
        <w:pStyle w:val="Heading1"/>
        <w:rPr>
          <w:rFonts w:asciiTheme="minorHAnsi" w:hAnsiTheme="minorHAnsi" w:cstheme="minorHAnsi"/>
        </w:rPr>
      </w:pPr>
      <w:bookmarkStart w:id="325" w:name="_Toc168487619"/>
      <w:r w:rsidRPr="002B7EBF">
        <w:rPr>
          <w:rFonts w:asciiTheme="minorHAnsi" w:hAnsiTheme="minorHAnsi" w:cstheme="minorHAnsi"/>
        </w:rPr>
        <w:lastRenderedPageBreak/>
        <w:t>Appendix</w:t>
      </w:r>
      <w:bookmarkEnd w:id="325"/>
    </w:p>
    <w:p w14:paraId="29F39078" w14:textId="3F6878FC" w:rsidR="00991668" w:rsidRPr="002B7EBF" w:rsidRDefault="00FB17B9" w:rsidP="00991668">
      <w:pPr>
        <w:pStyle w:val="Heading2"/>
        <w:rPr>
          <w:rFonts w:asciiTheme="minorHAnsi" w:hAnsiTheme="minorHAnsi" w:cstheme="minorHAnsi"/>
        </w:rPr>
      </w:pPr>
      <w:bookmarkStart w:id="326" w:name="_Communications"/>
      <w:bookmarkStart w:id="327" w:name="_Toc168487620"/>
      <w:bookmarkEnd w:id="326"/>
      <w:r w:rsidRPr="002B7EBF">
        <w:rPr>
          <w:rFonts w:asciiTheme="minorHAnsi" w:hAnsiTheme="minorHAnsi" w:cstheme="minorHAnsi"/>
        </w:rPr>
        <w:t>Communications</w:t>
      </w:r>
      <w:bookmarkEnd w:id="327"/>
    </w:p>
    <w:p w14:paraId="61059FDB" w14:textId="1D744744" w:rsidR="00643275" w:rsidRPr="002B7EBF" w:rsidRDefault="00643275" w:rsidP="00643275">
      <w:pPr>
        <w:rPr>
          <w:rFonts w:cstheme="minorHAnsi"/>
        </w:rPr>
      </w:pPr>
      <w:r w:rsidRPr="002B7EBF">
        <w:rPr>
          <w:rFonts w:cstheme="minorHAnsi"/>
        </w:rPr>
        <w:t>Below are records of communications done for this project. Names have been removed for privacy reasons.</w:t>
      </w:r>
    </w:p>
    <w:p w14:paraId="1DB7F9AB" w14:textId="1C78281F" w:rsidR="00991668" w:rsidRPr="002B7EBF" w:rsidRDefault="00991668" w:rsidP="00991668">
      <w:pPr>
        <w:pStyle w:val="Heading3"/>
        <w:rPr>
          <w:rFonts w:asciiTheme="minorHAnsi" w:hAnsiTheme="minorHAnsi" w:cstheme="minorHAnsi"/>
        </w:rPr>
      </w:pPr>
      <w:bookmarkStart w:id="328" w:name="_Toc168487621"/>
      <w:r w:rsidRPr="002B7EBF">
        <w:rPr>
          <w:rFonts w:asciiTheme="minorHAnsi" w:hAnsiTheme="minorHAnsi" w:cstheme="minorHAnsi"/>
        </w:rPr>
        <w:t>Data Delivery</w:t>
      </w:r>
      <w:bookmarkEnd w:id="328"/>
    </w:p>
    <w:p w14:paraId="1A1C0B10" w14:textId="208C3F02" w:rsidR="00991668" w:rsidRPr="002B7EBF" w:rsidRDefault="00991668" w:rsidP="00991668">
      <w:pPr>
        <w:rPr>
          <w:rFonts w:cstheme="minorHAnsi"/>
          <w:b/>
          <w:bCs/>
          <w:u w:val="single"/>
        </w:rPr>
      </w:pPr>
      <w:r w:rsidRPr="002B7EBF">
        <w:rPr>
          <w:rFonts w:cstheme="minorHAnsi"/>
          <w:b/>
          <w:bCs/>
          <w:u w:val="single"/>
        </w:rPr>
        <w:t>Teams Messages – Uploading Test data Into Azure SQL Database</w:t>
      </w:r>
    </w:p>
    <w:p w14:paraId="45260A9F" w14:textId="3637E4EC" w:rsidR="00991668" w:rsidRPr="002B7EBF" w:rsidRDefault="00991668" w:rsidP="00991668">
      <w:pPr>
        <w:rPr>
          <w:rFonts w:cstheme="minorHAnsi"/>
        </w:rPr>
      </w:pPr>
      <w:r w:rsidRPr="002B7EBF">
        <w:rPr>
          <w:rFonts w:cstheme="minorHAnsi"/>
          <w:noProof/>
        </w:rPr>
        <w:drawing>
          <wp:inline distT="0" distB="0" distL="0" distR="0" wp14:anchorId="1955FA0B" wp14:editId="431BCC44">
            <wp:extent cx="5753100" cy="3052103"/>
            <wp:effectExtent l="0" t="0" r="0" b="0"/>
            <wp:docPr id="1308784204"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84204" name="Picture 2" descr="A screenshot of a chat&#10;&#10;Description automatically generated"/>
                    <pic:cNvPicPr/>
                  </pic:nvPicPr>
                  <pic:blipFill rotWithShape="1">
                    <a:blip r:embed="rId55">
                      <a:extLst>
                        <a:ext uri="{28A0092B-C50C-407E-A947-70E740481C1C}">
                          <a14:useLocalDpi xmlns:a14="http://schemas.microsoft.com/office/drawing/2010/main" val="0"/>
                        </a:ext>
                      </a:extLst>
                    </a:blip>
                    <a:srcRect t="20825" r="21394"/>
                    <a:stretch/>
                  </pic:blipFill>
                  <pic:spPr bwMode="auto">
                    <a:xfrm>
                      <a:off x="0" y="0"/>
                      <a:ext cx="5758439" cy="3054935"/>
                    </a:xfrm>
                    <a:prstGeom prst="rect">
                      <a:avLst/>
                    </a:prstGeom>
                    <a:ln>
                      <a:noFill/>
                    </a:ln>
                    <a:extLst>
                      <a:ext uri="{53640926-AAD7-44D8-BBD7-CCE9431645EC}">
                        <a14:shadowObscured xmlns:a14="http://schemas.microsoft.com/office/drawing/2010/main"/>
                      </a:ext>
                    </a:extLst>
                  </pic:spPr>
                </pic:pic>
              </a:graphicData>
            </a:graphic>
          </wp:inline>
        </w:drawing>
      </w:r>
      <w:r w:rsidRPr="002B7EBF">
        <w:rPr>
          <w:rFonts w:cstheme="minorHAnsi"/>
          <w:noProof/>
        </w:rPr>
        <w:drawing>
          <wp:inline distT="0" distB="0" distL="0" distR="0" wp14:anchorId="50CF20ED" wp14:editId="0E8B6A19">
            <wp:extent cx="5731510" cy="3336290"/>
            <wp:effectExtent l="0" t="0" r="2540" b="0"/>
            <wp:docPr id="36871250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2505" name="Picture 1" descr="A screenshot of a cha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inline>
        </w:drawing>
      </w:r>
    </w:p>
    <w:p w14:paraId="1E898D80" w14:textId="1E062BFD" w:rsidR="004168B2" w:rsidRPr="002B7EBF" w:rsidRDefault="004168B2">
      <w:pPr>
        <w:rPr>
          <w:rFonts w:cstheme="minorHAnsi"/>
        </w:rPr>
      </w:pPr>
      <w:r w:rsidRPr="002B7EBF">
        <w:rPr>
          <w:rFonts w:cstheme="minorHAnsi"/>
        </w:rPr>
        <w:br w:type="page"/>
      </w:r>
    </w:p>
    <w:p w14:paraId="3CCAA9C8" w14:textId="28443C62" w:rsidR="004168B2" w:rsidRPr="002B7EBF" w:rsidRDefault="004168B2" w:rsidP="004168B2">
      <w:pPr>
        <w:pStyle w:val="Heading3"/>
        <w:rPr>
          <w:rFonts w:asciiTheme="minorHAnsi" w:hAnsiTheme="minorHAnsi" w:cstheme="minorHAnsi"/>
        </w:rPr>
      </w:pPr>
      <w:bookmarkStart w:id="329" w:name="_Toc168487622"/>
      <w:r w:rsidRPr="002B7EBF">
        <w:rPr>
          <w:rFonts w:asciiTheme="minorHAnsi" w:hAnsiTheme="minorHAnsi" w:cstheme="minorHAnsi"/>
        </w:rPr>
        <w:lastRenderedPageBreak/>
        <w:t>Model Validation</w:t>
      </w:r>
      <w:bookmarkEnd w:id="329"/>
    </w:p>
    <w:p w14:paraId="47D2F595" w14:textId="211B4173" w:rsidR="004168B2" w:rsidRPr="002B7EBF" w:rsidRDefault="004168B2" w:rsidP="004168B2">
      <w:pPr>
        <w:rPr>
          <w:rFonts w:cstheme="minorHAnsi"/>
          <w:b/>
          <w:bCs/>
        </w:rPr>
      </w:pPr>
      <w:r w:rsidRPr="002B7EBF">
        <w:rPr>
          <w:rFonts w:cstheme="minorHAnsi"/>
          <w:b/>
          <w:bCs/>
        </w:rPr>
        <w:t>Email chain on fact checking scorecard section:</w:t>
      </w:r>
    </w:p>
    <w:p w14:paraId="050C91AF" w14:textId="2AADC905" w:rsidR="004168B2" w:rsidRPr="002B7EBF" w:rsidRDefault="004168B2" w:rsidP="004168B2">
      <w:pPr>
        <w:rPr>
          <w:rFonts w:cstheme="minorHAnsi"/>
        </w:rPr>
      </w:pPr>
      <w:r w:rsidRPr="002B7EBF">
        <w:rPr>
          <w:rFonts w:cstheme="minorHAnsi"/>
          <w:noProof/>
        </w:rPr>
        <mc:AlternateContent>
          <mc:Choice Requires="wps">
            <w:drawing>
              <wp:inline distT="0" distB="0" distL="0" distR="0" wp14:anchorId="680589D3" wp14:editId="4ED8E85B">
                <wp:extent cx="5372100" cy="7159925"/>
                <wp:effectExtent l="0" t="0" r="19050" b="22225"/>
                <wp:docPr id="1472023482" name="Text Box 3"/>
                <wp:cNvGraphicFramePr/>
                <a:graphic xmlns:a="http://schemas.openxmlformats.org/drawingml/2006/main">
                  <a:graphicData uri="http://schemas.microsoft.com/office/word/2010/wordprocessingShape">
                    <wps:wsp>
                      <wps:cNvSpPr txBox="1"/>
                      <wps:spPr>
                        <a:xfrm>
                          <a:off x="0" y="0"/>
                          <a:ext cx="5372100" cy="7159925"/>
                        </a:xfrm>
                        <a:prstGeom prst="rect">
                          <a:avLst/>
                        </a:prstGeom>
                        <a:solidFill>
                          <a:schemeClr val="lt1"/>
                        </a:solidFill>
                        <a:ln w="6350">
                          <a:solidFill>
                            <a:prstClr val="black"/>
                          </a:solidFill>
                        </a:ln>
                      </wps:spPr>
                      <wps:txbx>
                        <w:txbxContent>
                          <w:p w14:paraId="1A097AD9"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Hi Ben,</w:t>
                            </w:r>
                          </w:p>
                          <w:p w14:paraId="78BA85CF"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26AC5222"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I have modified some wordings in the scorecard section and added my comments on the probability of default formula(p12).</w:t>
                            </w:r>
                          </w:p>
                          <w:p w14:paraId="3BD7A69D"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5B1F9AB8"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Hope this helps.</w:t>
                            </w:r>
                          </w:p>
                          <w:p w14:paraId="667F5BD5"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3EF2F629"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Kind Regards,</w:t>
                            </w:r>
                          </w:p>
                          <w:p w14:paraId="6A547308"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198BE551"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44158467"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&lt;Benjamin.Roberts@vanquis.com&gt;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Wednesday, May 29, 2024 1:53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t>
                            </w:r>
                            <w:r>
                              <w:rPr>
                                <w:rFonts w:ascii="Calibri" w:hAnsi="Calibri" w:cs="Calibri"/>
                                <w:color w:val="000000"/>
                                <w:sz w:val="22"/>
                                <w:szCs w:val="22"/>
                              </w:rPr>
                              <w:t>[Colleague]</w:t>
                            </w:r>
                          </w:p>
                          <w:p w14:paraId="26E90C8D" w14:textId="09A06BCE"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Re: Scorecard training docs?</w:t>
                            </w:r>
                          </w:p>
                          <w:p w14:paraId="55933292"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Aptos" w:hAnsi="Aptos"/>
                                <w:color w:val="000000"/>
                              </w:rPr>
                              <w:t> </w:t>
                            </w:r>
                          </w:p>
                          <w:p w14:paraId="0B07F178" w14:textId="6DE507F8" w:rsidR="004168B2" w:rsidRP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inherit" w:hAnsi="inherit" w:cs="Segoe UI"/>
                                <w:color w:val="000000"/>
                                <w:sz w:val="22"/>
                                <w:szCs w:val="22"/>
                                <w:bdr w:val="none" w:sz="0" w:space="0" w:color="auto" w:frame="1"/>
                              </w:rPr>
                              <w:t xml:space="preserve">Thanks </w:t>
                            </w:r>
                            <w:r>
                              <w:rPr>
                                <w:rFonts w:ascii="Calibri" w:hAnsi="Calibri" w:cs="Calibri"/>
                                <w:color w:val="000000"/>
                                <w:sz w:val="22"/>
                                <w:szCs w:val="22"/>
                              </w:rPr>
                              <w:t>[Colleague]</w:t>
                            </w:r>
                            <w:r>
                              <w:rPr>
                                <w:rFonts w:ascii="Segoe UI Emoji" w:hAnsi="Segoe UI Emoji" w:cs="Segoe UI"/>
                                <w:color w:val="000000"/>
                                <w:sz w:val="22"/>
                                <w:szCs w:val="22"/>
                                <w:bdr w:val="none" w:sz="0" w:space="0" w:color="auto" w:frame="1"/>
                              </w:rPr>
                              <w:t>🙂</w:t>
                            </w:r>
                          </w:p>
                          <w:p w14:paraId="4AC747AF"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5A15DC2A"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I take you up on that please?</w:t>
                            </w:r>
                          </w:p>
                          <w:p w14:paraId="13AC1E10"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4D0A0761"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One thing I need to do for the project is explain the concept of a scorecard &amp; the parts of it. I've put something together in the attached word doc from my basic understanding.</w:t>
                            </w:r>
                          </w:p>
                          <w:p w14:paraId="14C9FD97"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24124C2B"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you give the Scorecard section a read please &amp; fact check it?</w:t>
                            </w:r>
                          </w:p>
                          <w:p w14:paraId="3F100DC2" w14:textId="2CE64BD5" w:rsidR="004168B2" w:rsidRDefault="004168B2" w:rsidP="004168B2">
                            <w:pPr>
                              <w:pStyle w:val="xmsonormal"/>
                              <w:shd w:val="clear" w:color="auto" w:fill="FFFFFF"/>
                              <w:spacing w:before="0" w:beforeAutospacing="0" w:after="0" w:afterAutospacing="0"/>
                              <w:textAlignment w:val="baseline"/>
                              <w:rPr>
                                <w:rFonts w:ascii="Calibri" w:hAnsi="Calibri" w:cs="Calibri"/>
                                <w:b/>
                                <w:bCs/>
                                <w:color w:val="000000"/>
                                <w:sz w:val="22"/>
                                <w:szCs w:val="22"/>
                                <w:bdr w:val="none" w:sz="0" w:space="0" w:color="auto" w:frame="1"/>
                              </w:rPr>
                            </w:pPr>
                            <w:r>
                              <w:rPr>
                                <w:rFonts w:ascii="inherit" w:hAnsi="inherit" w:cs="Segoe UI"/>
                                <w:color w:val="000000"/>
                                <w:sz w:val="22"/>
                                <w:szCs w:val="22"/>
                                <w:bdr w:val="none" w:sz="0" w:space="0" w:color="auto" w:frame="1"/>
                              </w:rPr>
                              <w:t> </w:t>
                            </w:r>
                          </w:p>
                          <w:p w14:paraId="04EC8B92" w14:textId="6108251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rPr>
                              <w:t>Sent:</w:t>
                            </w:r>
                            <w:r>
                              <w:rPr>
                                <w:rFonts w:ascii="Calibri" w:hAnsi="Calibri" w:cs="Calibri"/>
                                <w:color w:val="000000"/>
                                <w:sz w:val="22"/>
                                <w:szCs w:val="22"/>
                                <w:bdr w:val="none" w:sz="0" w:space="0" w:color="auto" w:frame="1"/>
                              </w:rPr>
                              <w:t> Monday, May 20, 2024 15:07</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To:</w:t>
                            </w:r>
                            <w:r>
                              <w:rPr>
                                <w:rFonts w:ascii="Calibri" w:hAnsi="Calibri" w:cs="Calibri"/>
                                <w:color w:val="000000"/>
                                <w:sz w:val="22"/>
                                <w:szCs w:val="22"/>
                                <w:bdr w:val="none" w:sz="0" w:space="0" w:color="auto" w:frame="1"/>
                              </w:rPr>
                              <w:t> Benjamin Roberts (Credit) &lt;</w:t>
                            </w:r>
                            <w:hyperlink r:id="rId57" w:history="1">
                              <w:r>
                                <w:rPr>
                                  <w:rStyle w:val="Hyperlink"/>
                                  <w:rFonts w:ascii="Calibri" w:hAnsi="Calibri" w:cs="Calibri"/>
                                  <w:color w:val="0563C1"/>
                                  <w:sz w:val="22"/>
                                  <w:szCs w:val="22"/>
                                  <w:bdr w:val="none" w:sz="0" w:space="0" w:color="auto" w:frame="1"/>
                                </w:rPr>
                                <w:t>Benjamin.Roberts@vanquis.com</w:t>
                              </w:r>
                            </w:hyperlink>
                            <w:r>
                              <w:rPr>
                                <w:rFonts w:ascii="Calibri" w:hAnsi="Calibri" w:cs="Calibri"/>
                                <w:color w:val="000000"/>
                                <w:sz w:val="22"/>
                                <w:szCs w:val="22"/>
                                <w:bdr w:val="none" w:sz="0" w:space="0" w:color="auto" w:frame="1"/>
                              </w:rPr>
                              <w:t>&gt;</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Subject:</w:t>
                            </w:r>
                            <w:r>
                              <w:rPr>
                                <w:rFonts w:ascii="Calibri" w:hAnsi="Calibri" w:cs="Calibri"/>
                                <w:color w:val="000000"/>
                                <w:sz w:val="22"/>
                                <w:szCs w:val="22"/>
                                <w:bdr w:val="none" w:sz="0" w:space="0" w:color="auto" w:frame="1"/>
                              </w:rPr>
                              <w:t> RE: Scorecard training docs?</w:t>
                            </w:r>
                          </w:p>
                          <w:p w14:paraId="01B302CF"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Aptos" w:hAnsi="Aptos" w:cs="Segoe UI"/>
                                <w:color w:val="000000"/>
                              </w:rPr>
                              <w:t> </w:t>
                            </w:r>
                          </w:p>
                          <w:p w14:paraId="4B7F7D77"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Hi Ben,</w:t>
                            </w:r>
                          </w:p>
                          <w:p w14:paraId="74FD15E5"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2C3DF6F7" w14:textId="3FB78C00"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It’s a while back (maybe 9 years ago) when [Colleague] and people at that year joined the company I did run some model/scorecard development training courses. I don’t know if I keep those and have moved them to SharePoint as PFG had been transformed greatly. I will do a digging to see if I could find anything.</w:t>
                            </w:r>
                          </w:p>
                          <w:p w14:paraId="60383679"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678EAA81"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In the meantime, I am very happy to help you to understand any steps/procedures on the Scorecard development life cycle if you have any questions.</w:t>
                            </w:r>
                          </w:p>
                          <w:p w14:paraId="672FFBF1"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36E127A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Kind Regards,</w:t>
                            </w:r>
                          </w:p>
                          <w:p w14:paraId="76BB79CC" w14:textId="3EFA0803"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113C8D89"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5B0E6F26"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w:t>
                            </w:r>
                            <w:hyperlink r:id="rId58" w:history="1">
                              <w:r>
                                <w:rPr>
                                  <w:rStyle w:val="Hyperlink"/>
                                  <w:rFonts w:ascii="Calibri" w:hAnsi="Calibri" w:cs="Calibri"/>
                                  <w:color w:val="0563C1"/>
                                  <w:sz w:val="22"/>
                                  <w:szCs w:val="22"/>
                                  <w:bdr w:val="none" w:sz="0" w:space="0" w:color="auto" w:frame="1"/>
                                  <w:lang w:val="en-US"/>
                                </w:rPr>
                                <w:t>Benjamin.Roberts@vanquis.com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Monday, May 20, 2024 1:03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Weidong Peng (Credit) &lt;</w:t>
                            </w:r>
                            <w:hyperlink r:id="rId59" w:history="1">
                              <w:r>
                                <w:rPr>
                                  <w:rStyle w:val="Hyperlink"/>
                                  <w:rFonts w:ascii="Calibri" w:hAnsi="Calibri" w:cs="Calibri"/>
                                  <w:color w:val="0563C1"/>
                                  <w:sz w:val="22"/>
                                  <w:szCs w:val="22"/>
                                  <w:bdr w:val="none" w:sz="0" w:space="0" w:color="auto" w:frame="1"/>
                                  <w:lang w:val="en-US"/>
                                </w:rPr>
                                <w:t>Weidong.Peng@vanquis.com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Scorecard training docs?</w:t>
                            </w:r>
                          </w:p>
                          <w:p w14:paraId="53CAEF5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2B4D34C6"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Hi Weidong,</w:t>
                            </w:r>
                          </w:p>
                          <w:p w14:paraId="4BEE6B0B"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48D5A0B"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Hope your well </w:t>
                            </w:r>
                            <w:r>
                              <w:rPr>
                                <w:rFonts w:ascii="Segoe UI Emoji" w:hAnsi="Segoe UI Emoji" w:cs="Calibri"/>
                                <w:color w:val="000000"/>
                                <w:sz w:val="22"/>
                                <w:szCs w:val="22"/>
                                <w:bdr w:val="none" w:sz="0" w:space="0" w:color="auto" w:frame="1"/>
                              </w:rPr>
                              <w:t>🙂</w:t>
                            </w:r>
                          </w:p>
                          <w:p w14:paraId="0DC411B2"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35E787E5"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Rizwan suggested I approach you on this question: Do you have any internal training documentation on Scorecard Model Development I could look at please?</w:t>
                            </w:r>
                          </w:p>
                          <w:p w14:paraId="0E5538CE"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7670FDC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I'm doing an Apprenticeship for personal development. One of the things I'm doing for that is building a Scorecard within the Java language &amp; as part of it I need to explain what one is to a non-technical stakeholder. My own knowledge admittedly isn't on the end-to-end Model Development so I was hoping we had some documentation around?</w:t>
                            </w:r>
                          </w:p>
                          <w:p w14:paraId="67C52F1C"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2AD2169"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Kind Regards,</w:t>
                            </w:r>
                          </w:p>
                          <w:p w14:paraId="16E783A0"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 </w:t>
                            </w:r>
                          </w:p>
                          <w:p w14:paraId="4AB159BB"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SemiBold" w:hAnsi="Poppins SemiBold" w:cs="Poppins SemiBold"/>
                                <w:color w:val="000055"/>
                                <w:sz w:val="23"/>
                                <w:szCs w:val="23"/>
                                <w:bdr w:val="none" w:sz="0" w:space="0" w:color="auto" w:frame="1"/>
                              </w:rPr>
                              <w:t>Benjamin Roberts</w:t>
                            </w:r>
                          </w:p>
                          <w:p w14:paraId="10CC3527"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8"/>
                                <w:szCs w:val="18"/>
                                <w:bdr w:val="none" w:sz="0" w:space="0" w:color="auto" w:frame="1"/>
                              </w:rPr>
                              <w:t>Lead Credit Risk Analyst – Credit Systems</w:t>
                            </w:r>
                          </w:p>
                          <w:p w14:paraId="051FC0F5"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0"/>
                                <w:szCs w:val="10"/>
                                <w:bdr w:val="none" w:sz="0" w:space="0" w:color="auto" w:frame="1"/>
                              </w:rPr>
                              <w:t> </w:t>
                            </w:r>
                          </w:p>
                          <w:p w14:paraId="2E3A3BCA"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Phone:</w:t>
                            </w:r>
                            <w:r>
                              <w:rPr>
                                <w:rFonts w:ascii="Poppins" w:hAnsi="Poppins" w:cs="Poppins"/>
                                <w:color w:val="000000"/>
                                <w:sz w:val="16"/>
                                <w:szCs w:val="16"/>
                                <w:bdr w:val="none" w:sz="0" w:space="0" w:color="auto" w:frame="1"/>
                              </w:rPr>
                              <w:t> </w:t>
                            </w:r>
                            <w:r>
                              <w:rPr>
                                <w:rFonts w:ascii="Poppins" w:hAnsi="Poppins" w:cs="Poppins"/>
                                <w:color w:val="000055"/>
                                <w:sz w:val="16"/>
                                <w:szCs w:val="16"/>
                                <w:bdr w:val="none" w:sz="0" w:space="0" w:color="auto" w:frame="1"/>
                              </w:rPr>
                              <w:t>07798 848049</w:t>
                            </w:r>
                          </w:p>
                          <w:p w14:paraId="0B14847C"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Email:</w:t>
                            </w:r>
                            <w:r>
                              <w:rPr>
                                <w:rFonts w:ascii="Poppins" w:hAnsi="Poppins" w:cs="Poppins"/>
                                <w:color w:val="000000"/>
                                <w:sz w:val="16"/>
                                <w:szCs w:val="16"/>
                                <w:bdr w:val="none" w:sz="0" w:space="0" w:color="auto" w:frame="1"/>
                              </w:rPr>
                              <w:t> </w:t>
                            </w:r>
                            <w:hyperlink r:id="rId60" w:history="1">
                              <w:r>
                                <w:rPr>
                                  <w:rStyle w:val="Hyperlink"/>
                                  <w:rFonts w:ascii="Poppins" w:hAnsi="Poppins" w:cs="Poppins"/>
                                  <w:color w:val="0563C1"/>
                                  <w:sz w:val="16"/>
                                  <w:szCs w:val="16"/>
                                  <w:bdr w:val="none" w:sz="0" w:space="0" w:color="auto" w:frame="1"/>
                                </w:rPr>
                                <w:t>Benjamin.roberts@vanquis.com</w:t>
                              </w:r>
                            </w:hyperlink>
                          </w:p>
                          <w:p w14:paraId="2D2B4331"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Address:</w:t>
                            </w:r>
                            <w:r>
                              <w:rPr>
                                <w:rFonts w:ascii="Poppins" w:hAnsi="Poppins" w:cs="Poppins"/>
                                <w:color w:val="000000"/>
                                <w:sz w:val="16"/>
                                <w:szCs w:val="16"/>
                                <w:bdr w:val="none" w:sz="0" w:space="0" w:color="auto" w:frame="1"/>
                              </w:rPr>
                              <w:t> </w:t>
                            </w:r>
                            <w:r>
                              <w:rPr>
                                <w:rFonts w:ascii="Poppins" w:hAnsi="Poppins" w:cs="Poppins"/>
                                <w:color w:val="002060"/>
                                <w:sz w:val="16"/>
                                <w:szCs w:val="16"/>
                                <w:bdr w:val="none" w:sz="0" w:space="0" w:color="auto" w:frame="1"/>
                              </w:rPr>
                              <w:t>1 Godwin Street | Bradford | West Yorkshire | BD1 2SU</w:t>
                            </w:r>
                          </w:p>
                          <w:p w14:paraId="6FBD86D7" w14:textId="7965D7E5" w:rsidR="004168B2" w:rsidRDefault="004168B2" w:rsidP="004168B2">
                            <w:pPr>
                              <w:pStyle w:val="NormalWeb"/>
                              <w:shd w:val="clear" w:color="auto" w:fill="FFFFFF"/>
                              <w:textAlignment w:val="baseline"/>
                              <w:rPr>
                                <w:rFonts w:ascii="Segoe UI" w:hAnsi="Segoe UI" w:cs="Segoe UI"/>
                                <w:color w:val="000000"/>
                                <w:sz w:val="23"/>
                                <w:szCs w:val="23"/>
                              </w:rPr>
                            </w:pPr>
                            <w:r>
                              <w:rPr>
                                <w:rFonts w:ascii="Segoe UI" w:hAnsi="Segoe UI" w:cs="Segoe UI"/>
                                <w:noProof/>
                                <w:color w:val="000000"/>
                                <w:sz w:val="23"/>
                                <w:szCs w:val="23"/>
                              </w:rPr>
                              <w:drawing>
                                <wp:inline distT="0" distB="0" distL="0" distR="0" wp14:anchorId="2EAC10B3" wp14:editId="1695518A">
                                  <wp:extent cx="1527175" cy="396875"/>
                                  <wp:effectExtent l="0" t="0" r="0" b="3175"/>
                                  <wp:docPr id="196483421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7175" cy="396875"/>
                                          </a:xfrm>
                                          <a:prstGeom prst="rect">
                                            <a:avLst/>
                                          </a:prstGeom>
                                          <a:noFill/>
                                          <a:ln>
                                            <a:noFill/>
                                          </a:ln>
                                        </pic:spPr>
                                      </pic:pic>
                                    </a:graphicData>
                                  </a:graphic>
                                </wp:inline>
                              </w:drawing>
                            </w:r>
                          </w:p>
                          <w:p w14:paraId="51D57C83" w14:textId="77777777" w:rsidR="004168B2" w:rsidRDefault="004168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0589D3" id="Text Box 3" o:spid="_x0000_s1027" type="#_x0000_t202" style="width:423pt;height:5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" fillcolor="white [3201]" strokeweight=".5pt">
                <v:textbox>
                  <w:txbxContent>
                    <w:p w14:paraId="1A097AD9"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Hi Ben,</w:t>
                      </w:r>
                    </w:p>
                    <w:p w14:paraId="78BA85CF"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26AC5222"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I have modified some wordings in the scorecard section and added my comments on the probability of default formula(p12).</w:t>
                      </w:r>
                    </w:p>
                    <w:p w14:paraId="3BD7A69D"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5B1F9AB8"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Hope this helps.</w:t>
                      </w:r>
                    </w:p>
                    <w:p w14:paraId="667F5BD5"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3EF2F629"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Kind Regards,</w:t>
                      </w:r>
                    </w:p>
                    <w:p w14:paraId="6A547308"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198BE551"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44158467"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&lt;Benjamin.Roberts@vanquis.com&gt;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Wednesday, May 29, 2024 1:53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t>
                      </w:r>
                      <w:r>
                        <w:rPr>
                          <w:rFonts w:ascii="Calibri" w:hAnsi="Calibri" w:cs="Calibri"/>
                          <w:color w:val="000000"/>
                          <w:sz w:val="22"/>
                          <w:szCs w:val="22"/>
                        </w:rPr>
                        <w:t>[Colleague]</w:t>
                      </w:r>
                    </w:p>
                    <w:p w14:paraId="26E90C8D" w14:textId="09A06BCE"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Re: Scorecard training docs?</w:t>
                      </w:r>
                    </w:p>
                    <w:p w14:paraId="55933292"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Aptos" w:hAnsi="Aptos"/>
                          <w:color w:val="000000"/>
                        </w:rPr>
                        <w:t> </w:t>
                      </w:r>
                    </w:p>
                    <w:p w14:paraId="0B07F178" w14:textId="6DE507F8" w:rsidR="004168B2" w:rsidRP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inherit" w:hAnsi="inherit" w:cs="Segoe UI"/>
                          <w:color w:val="000000"/>
                          <w:sz w:val="22"/>
                          <w:szCs w:val="22"/>
                          <w:bdr w:val="none" w:sz="0" w:space="0" w:color="auto" w:frame="1"/>
                        </w:rPr>
                        <w:t xml:space="preserve">Thanks </w:t>
                      </w:r>
                      <w:r>
                        <w:rPr>
                          <w:rFonts w:ascii="Calibri" w:hAnsi="Calibri" w:cs="Calibri"/>
                          <w:color w:val="000000"/>
                          <w:sz w:val="22"/>
                          <w:szCs w:val="22"/>
                        </w:rPr>
                        <w:t>[Colleague]</w:t>
                      </w:r>
                      <w:r>
                        <w:rPr>
                          <w:rFonts w:ascii="Segoe UI Emoji" w:hAnsi="Segoe UI Emoji" w:cs="Segoe UI"/>
                          <w:color w:val="000000"/>
                          <w:sz w:val="22"/>
                          <w:szCs w:val="22"/>
                          <w:bdr w:val="none" w:sz="0" w:space="0" w:color="auto" w:frame="1"/>
                        </w:rPr>
                        <w:t>🙂</w:t>
                      </w:r>
                    </w:p>
                    <w:p w14:paraId="4AC747AF"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5A15DC2A"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I take you up on that please?</w:t>
                      </w:r>
                    </w:p>
                    <w:p w14:paraId="13AC1E10"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4D0A0761"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One thing I need to do for the project is explain the concept of a scorecard &amp; the parts of it. I've put something together in the attached word doc from my basic understanding.</w:t>
                      </w:r>
                    </w:p>
                    <w:p w14:paraId="14C9FD97"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24124C2B"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you give the Scorecard section a read please &amp; fact check it?</w:t>
                      </w:r>
                    </w:p>
                    <w:p w14:paraId="3F100DC2" w14:textId="2CE64BD5" w:rsidR="004168B2" w:rsidRDefault="004168B2" w:rsidP="004168B2">
                      <w:pPr>
                        <w:pStyle w:val="xmsonormal"/>
                        <w:shd w:val="clear" w:color="auto" w:fill="FFFFFF"/>
                        <w:spacing w:before="0" w:beforeAutospacing="0" w:after="0" w:afterAutospacing="0"/>
                        <w:textAlignment w:val="baseline"/>
                        <w:rPr>
                          <w:rFonts w:ascii="Calibri" w:hAnsi="Calibri" w:cs="Calibri"/>
                          <w:b/>
                          <w:bCs/>
                          <w:color w:val="000000"/>
                          <w:sz w:val="22"/>
                          <w:szCs w:val="22"/>
                          <w:bdr w:val="none" w:sz="0" w:space="0" w:color="auto" w:frame="1"/>
                        </w:rPr>
                      </w:pPr>
                      <w:r>
                        <w:rPr>
                          <w:rFonts w:ascii="inherit" w:hAnsi="inherit" w:cs="Segoe UI"/>
                          <w:color w:val="000000"/>
                          <w:sz w:val="22"/>
                          <w:szCs w:val="22"/>
                          <w:bdr w:val="none" w:sz="0" w:space="0" w:color="auto" w:frame="1"/>
                        </w:rPr>
                        <w:t> </w:t>
                      </w:r>
                    </w:p>
                    <w:p w14:paraId="04EC8B92" w14:textId="6108251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rPr>
                        <w:t>Sent:</w:t>
                      </w:r>
                      <w:r>
                        <w:rPr>
                          <w:rFonts w:ascii="Calibri" w:hAnsi="Calibri" w:cs="Calibri"/>
                          <w:color w:val="000000"/>
                          <w:sz w:val="22"/>
                          <w:szCs w:val="22"/>
                          <w:bdr w:val="none" w:sz="0" w:space="0" w:color="auto" w:frame="1"/>
                        </w:rPr>
                        <w:t> Monday, May 20, 2024 15:07</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To:</w:t>
                      </w:r>
                      <w:r>
                        <w:rPr>
                          <w:rFonts w:ascii="Calibri" w:hAnsi="Calibri" w:cs="Calibri"/>
                          <w:color w:val="000000"/>
                          <w:sz w:val="22"/>
                          <w:szCs w:val="22"/>
                          <w:bdr w:val="none" w:sz="0" w:space="0" w:color="auto" w:frame="1"/>
                        </w:rPr>
                        <w:t> Benjamin Roberts (Credit) &lt;</w:t>
                      </w:r>
                      <w:hyperlink r:id="rId62" w:history="1">
                        <w:r>
                          <w:rPr>
                            <w:rStyle w:val="Hyperlink"/>
                            <w:rFonts w:ascii="Calibri" w:hAnsi="Calibri" w:cs="Calibri"/>
                            <w:color w:val="0563C1"/>
                            <w:sz w:val="22"/>
                            <w:szCs w:val="22"/>
                            <w:bdr w:val="none" w:sz="0" w:space="0" w:color="auto" w:frame="1"/>
                          </w:rPr>
                          <w:t>Benjamin.Roberts@vanquis.com</w:t>
                        </w:r>
                      </w:hyperlink>
                      <w:r>
                        <w:rPr>
                          <w:rFonts w:ascii="Calibri" w:hAnsi="Calibri" w:cs="Calibri"/>
                          <w:color w:val="000000"/>
                          <w:sz w:val="22"/>
                          <w:szCs w:val="22"/>
                          <w:bdr w:val="none" w:sz="0" w:space="0" w:color="auto" w:frame="1"/>
                        </w:rPr>
                        <w:t>&gt;</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Subject:</w:t>
                      </w:r>
                      <w:r>
                        <w:rPr>
                          <w:rFonts w:ascii="Calibri" w:hAnsi="Calibri" w:cs="Calibri"/>
                          <w:color w:val="000000"/>
                          <w:sz w:val="22"/>
                          <w:szCs w:val="22"/>
                          <w:bdr w:val="none" w:sz="0" w:space="0" w:color="auto" w:frame="1"/>
                        </w:rPr>
                        <w:t> RE: Scorecard training docs?</w:t>
                      </w:r>
                    </w:p>
                    <w:p w14:paraId="01B302CF"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Aptos" w:hAnsi="Aptos" w:cs="Segoe UI"/>
                          <w:color w:val="000000"/>
                        </w:rPr>
                        <w:t> </w:t>
                      </w:r>
                    </w:p>
                    <w:p w14:paraId="4B7F7D77"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Hi Ben,</w:t>
                      </w:r>
                    </w:p>
                    <w:p w14:paraId="74FD15E5"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2C3DF6F7" w14:textId="3FB78C00"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It’s a while back (maybe 9 years ago) when [Colleague] and people at that year joined the company I did run some model/scorecard development training courses. I don’t know if I keep those and have moved them to SharePoint as PFG had been transformed greatly. I will do a digging to see if I could find anything.</w:t>
                      </w:r>
                    </w:p>
                    <w:p w14:paraId="60383679"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678EAA81"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In the meantime, I am very happy to help you to understand any steps/procedures on the Scorecard development life cycle if you have any questions.</w:t>
                      </w:r>
                    </w:p>
                    <w:p w14:paraId="672FFBF1"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36E127A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Kind Regards,</w:t>
                      </w:r>
                    </w:p>
                    <w:p w14:paraId="76BB79CC" w14:textId="3EFA0803"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113C8D89"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5B0E6F26"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w:t>
                      </w:r>
                      <w:hyperlink r:id="rId63" w:history="1">
                        <w:r>
                          <w:rPr>
                            <w:rStyle w:val="Hyperlink"/>
                            <w:rFonts w:ascii="Calibri" w:hAnsi="Calibri" w:cs="Calibri"/>
                            <w:color w:val="0563C1"/>
                            <w:sz w:val="22"/>
                            <w:szCs w:val="22"/>
                            <w:bdr w:val="none" w:sz="0" w:space="0" w:color="auto" w:frame="1"/>
                            <w:lang w:val="en-US"/>
                          </w:rPr>
                          <w:t>Benjamin.Roberts@vanquis.com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Monday, May 20, 2024 1:03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Weidong Peng (Credit) &lt;</w:t>
                      </w:r>
                      <w:hyperlink r:id="rId64" w:history="1">
                        <w:r>
                          <w:rPr>
                            <w:rStyle w:val="Hyperlink"/>
                            <w:rFonts w:ascii="Calibri" w:hAnsi="Calibri" w:cs="Calibri"/>
                            <w:color w:val="0563C1"/>
                            <w:sz w:val="22"/>
                            <w:szCs w:val="22"/>
                            <w:bdr w:val="none" w:sz="0" w:space="0" w:color="auto" w:frame="1"/>
                            <w:lang w:val="en-US"/>
                          </w:rPr>
                          <w:t>Weidong.Peng@vanquis.com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Scorecard training docs?</w:t>
                      </w:r>
                    </w:p>
                    <w:p w14:paraId="53CAEF5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2B4D34C6"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Hi Weidong,</w:t>
                      </w:r>
                    </w:p>
                    <w:p w14:paraId="4BEE6B0B"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48D5A0B"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Hope your well </w:t>
                      </w:r>
                      <w:r>
                        <w:rPr>
                          <w:rFonts w:ascii="Segoe UI Emoji" w:hAnsi="Segoe UI Emoji" w:cs="Calibri"/>
                          <w:color w:val="000000"/>
                          <w:sz w:val="22"/>
                          <w:szCs w:val="22"/>
                          <w:bdr w:val="none" w:sz="0" w:space="0" w:color="auto" w:frame="1"/>
                        </w:rPr>
                        <w:t>🙂</w:t>
                      </w:r>
                    </w:p>
                    <w:p w14:paraId="0DC411B2"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35E787E5"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Rizwan suggested I approach you on this question: Do you have any internal training documentation on Scorecard Model Development I could look at please?</w:t>
                      </w:r>
                    </w:p>
                    <w:p w14:paraId="0E5538CE"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7670FDC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I'm doing an Apprenticeship for personal development. One of the things I'm doing for that is building a Scorecard within the Java language &amp; as part of it I need to explain what one is to a non-technical stakeholder. My own knowledge admittedly isn't on the end-to-end Model Development so I was hoping we had some documentation around?</w:t>
                      </w:r>
                    </w:p>
                    <w:p w14:paraId="67C52F1C"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2AD2169"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Kind Regards,</w:t>
                      </w:r>
                    </w:p>
                    <w:p w14:paraId="16E783A0"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 </w:t>
                      </w:r>
                    </w:p>
                    <w:p w14:paraId="4AB159BB"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SemiBold" w:hAnsi="Poppins SemiBold" w:cs="Poppins SemiBold"/>
                          <w:color w:val="000055"/>
                          <w:sz w:val="23"/>
                          <w:szCs w:val="23"/>
                          <w:bdr w:val="none" w:sz="0" w:space="0" w:color="auto" w:frame="1"/>
                        </w:rPr>
                        <w:t>Benjamin Roberts</w:t>
                      </w:r>
                    </w:p>
                    <w:p w14:paraId="10CC3527"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8"/>
                          <w:szCs w:val="18"/>
                          <w:bdr w:val="none" w:sz="0" w:space="0" w:color="auto" w:frame="1"/>
                        </w:rPr>
                        <w:t>Lead Credit Risk Analyst – Credit Systems</w:t>
                      </w:r>
                    </w:p>
                    <w:p w14:paraId="051FC0F5"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0"/>
                          <w:szCs w:val="10"/>
                          <w:bdr w:val="none" w:sz="0" w:space="0" w:color="auto" w:frame="1"/>
                        </w:rPr>
                        <w:t> </w:t>
                      </w:r>
                    </w:p>
                    <w:p w14:paraId="2E3A3BCA"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Phone:</w:t>
                      </w:r>
                      <w:r>
                        <w:rPr>
                          <w:rFonts w:ascii="Poppins" w:hAnsi="Poppins" w:cs="Poppins"/>
                          <w:color w:val="000000"/>
                          <w:sz w:val="16"/>
                          <w:szCs w:val="16"/>
                          <w:bdr w:val="none" w:sz="0" w:space="0" w:color="auto" w:frame="1"/>
                        </w:rPr>
                        <w:t> </w:t>
                      </w:r>
                      <w:r>
                        <w:rPr>
                          <w:rFonts w:ascii="Poppins" w:hAnsi="Poppins" w:cs="Poppins"/>
                          <w:color w:val="000055"/>
                          <w:sz w:val="16"/>
                          <w:szCs w:val="16"/>
                          <w:bdr w:val="none" w:sz="0" w:space="0" w:color="auto" w:frame="1"/>
                        </w:rPr>
                        <w:t>07798 848049</w:t>
                      </w:r>
                    </w:p>
                    <w:p w14:paraId="0B14847C"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Email:</w:t>
                      </w:r>
                      <w:r>
                        <w:rPr>
                          <w:rFonts w:ascii="Poppins" w:hAnsi="Poppins" w:cs="Poppins"/>
                          <w:color w:val="000000"/>
                          <w:sz w:val="16"/>
                          <w:szCs w:val="16"/>
                          <w:bdr w:val="none" w:sz="0" w:space="0" w:color="auto" w:frame="1"/>
                        </w:rPr>
                        <w:t> </w:t>
                      </w:r>
                      <w:hyperlink r:id="rId65" w:history="1">
                        <w:r>
                          <w:rPr>
                            <w:rStyle w:val="Hyperlink"/>
                            <w:rFonts w:ascii="Poppins" w:hAnsi="Poppins" w:cs="Poppins"/>
                            <w:color w:val="0563C1"/>
                            <w:sz w:val="16"/>
                            <w:szCs w:val="16"/>
                            <w:bdr w:val="none" w:sz="0" w:space="0" w:color="auto" w:frame="1"/>
                          </w:rPr>
                          <w:t>Benjamin.roberts@vanquis.com</w:t>
                        </w:r>
                      </w:hyperlink>
                    </w:p>
                    <w:p w14:paraId="2D2B4331"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Address:</w:t>
                      </w:r>
                      <w:r>
                        <w:rPr>
                          <w:rFonts w:ascii="Poppins" w:hAnsi="Poppins" w:cs="Poppins"/>
                          <w:color w:val="000000"/>
                          <w:sz w:val="16"/>
                          <w:szCs w:val="16"/>
                          <w:bdr w:val="none" w:sz="0" w:space="0" w:color="auto" w:frame="1"/>
                        </w:rPr>
                        <w:t> </w:t>
                      </w:r>
                      <w:r>
                        <w:rPr>
                          <w:rFonts w:ascii="Poppins" w:hAnsi="Poppins" w:cs="Poppins"/>
                          <w:color w:val="002060"/>
                          <w:sz w:val="16"/>
                          <w:szCs w:val="16"/>
                          <w:bdr w:val="none" w:sz="0" w:space="0" w:color="auto" w:frame="1"/>
                        </w:rPr>
                        <w:t>1 Godwin Street | Bradford | West Yorkshire | BD1 2SU</w:t>
                      </w:r>
                    </w:p>
                    <w:p w14:paraId="6FBD86D7" w14:textId="7965D7E5" w:rsidR="004168B2" w:rsidRDefault="004168B2" w:rsidP="004168B2">
                      <w:pPr>
                        <w:pStyle w:val="NormalWeb"/>
                        <w:shd w:val="clear" w:color="auto" w:fill="FFFFFF"/>
                        <w:textAlignment w:val="baseline"/>
                        <w:rPr>
                          <w:rFonts w:ascii="Segoe UI" w:hAnsi="Segoe UI" w:cs="Segoe UI"/>
                          <w:color w:val="000000"/>
                          <w:sz w:val="23"/>
                          <w:szCs w:val="23"/>
                        </w:rPr>
                      </w:pPr>
                      <w:r>
                        <w:rPr>
                          <w:rFonts w:ascii="Segoe UI" w:hAnsi="Segoe UI" w:cs="Segoe UI"/>
                          <w:noProof/>
                          <w:color w:val="000000"/>
                          <w:sz w:val="23"/>
                          <w:szCs w:val="23"/>
                        </w:rPr>
                        <w:drawing>
                          <wp:inline distT="0" distB="0" distL="0" distR="0" wp14:anchorId="2EAC10B3" wp14:editId="1695518A">
                            <wp:extent cx="1527175" cy="396875"/>
                            <wp:effectExtent l="0" t="0" r="0" b="3175"/>
                            <wp:docPr id="196483421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7175" cy="396875"/>
                                    </a:xfrm>
                                    <a:prstGeom prst="rect">
                                      <a:avLst/>
                                    </a:prstGeom>
                                    <a:noFill/>
                                    <a:ln>
                                      <a:noFill/>
                                    </a:ln>
                                  </pic:spPr>
                                </pic:pic>
                              </a:graphicData>
                            </a:graphic>
                          </wp:inline>
                        </w:drawing>
                      </w:r>
                    </w:p>
                    <w:p w14:paraId="51D57C83" w14:textId="77777777" w:rsidR="004168B2" w:rsidRDefault="004168B2"/>
                  </w:txbxContent>
                </v:textbox>
                <w10:anchorlock/>
              </v:shape>
            </w:pict>
          </mc:Fallback>
        </mc:AlternateContent>
      </w:r>
    </w:p>
    <w:p w14:paraId="5C2B0BE0" w14:textId="5FDCF414" w:rsidR="003E7D39" w:rsidRPr="002B7EBF" w:rsidRDefault="003E7D39">
      <w:pPr>
        <w:rPr>
          <w:rFonts w:cstheme="minorHAnsi"/>
        </w:rPr>
      </w:pPr>
      <w:r w:rsidRPr="002B7EBF">
        <w:rPr>
          <w:rFonts w:cstheme="minorHAnsi"/>
        </w:rPr>
        <w:br w:type="page"/>
      </w:r>
    </w:p>
    <w:p w14:paraId="3A8C9C5A" w14:textId="6A6E595F" w:rsidR="00991668" w:rsidRPr="002B7EBF" w:rsidDel="001C3669" w:rsidRDefault="003E7D39" w:rsidP="003E7D39">
      <w:pPr>
        <w:pStyle w:val="Heading3"/>
        <w:rPr>
          <w:del w:id="330" w:author="Benjamin Roberts" w:date="2024-06-10T22:14:00Z" w16du:dateUtc="2024-06-10T21:14:00Z"/>
          <w:rFonts w:asciiTheme="minorHAnsi" w:hAnsiTheme="minorHAnsi" w:cstheme="minorHAnsi"/>
        </w:rPr>
      </w:pPr>
      <w:del w:id="331" w:author="Benjamin Roberts" w:date="2024-06-10T22:14:00Z" w16du:dateUtc="2024-06-10T21:14:00Z">
        <w:r w:rsidRPr="002B7EBF" w:rsidDel="001C3669">
          <w:rPr>
            <w:rFonts w:asciiTheme="minorHAnsi" w:hAnsiTheme="minorHAnsi" w:cstheme="minorHAnsi"/>
          </w:rPr>
          <w:lastRenderedPageBreak/>
          <w:delText>QA Digital Learning Consultant</w:delText>
        </w:r>
      </w:del>
    </w:p>
    <w:p w14:paraId="704DBBFC" w14:textId="6BB5E906" w:rsidR="003E7D39" w:rsidRPr="002B7EBF" w:rsidDel="001C3669" w:rsidRDefault="003E7D39" w:rsidP="003E7D39">
      <w:pPr>
        <w:rPr>
          <w:del w:id="332" w:author="Benjamin Roberts" w:date="2024-06-10T22:14:00Z" w16du:dateUtc="2024-06-10T21:14:00Z"/>
          <w:rFonts w:cstheme="minorHAnsi"/>
          <w:b/>
          <w:bCs/>
        </w:rPr>
      </w:pPr>
      <w:del w:id="333" w:author="Benjamin Roberts" w:date="2024-06-10T22:14:00Z" w16du:dateUtc="2024-06-10T21:14:00Z">
        <w:r w:rsidRPr="002B7EBF" w:rsidDel="001C3669">
          <w:rPr>
            <w:rFonts w:cstheme="minorHAnsi"/>
            <w:b/>
            <w:bCs/>
          </w:rPr>
          <w:delText>Bud Messages on Database solutions</w:delText>
        </w:r>
      </w:del>
    </w:p>
    <w:p w14:paraId="0C8B0A5B" w14:textId="73033FEA" w:rsidR="003E7D39" w:rsidRPr="002B7EBF" w:rsidDel="001C3669" w:rsidRDefault="003E7D39" w:rsidP="003E7D39">
      <w:pPr>
        <w:rPr>
          <w:del w:id="334" w:author="Benjamin Roberts" w:date="2024-06-10T22:14:00Z" w16du:dateUtc="2024-06-10T21:14:00Z"/>
          <w:rFonts w:cstheme="minorHAnsi"/>
          <w:b/>
          <w:bCs/>
        </w:rPr>
      </w:pPr>
      <w:del w:id="335" w:author="Benjamin Roberts" w:date="2024-06-10T22:14:00Z" w16du:dateUtc="2024-06-10T21:14:00Z">
        <w:r w:rsidRPr="002B7EBF" w:rsidDel="001C3669">
          <w:rPr>
            <w:rFonts w:cstheme="minorHAnsi"/>
            <w:b/>
            <w:bCs/>
            <w:noProof/>
          </w:rPr>
          <w:drawing>
            <wp:inline distT="0" distB="0" distL="0" distR="0" wp14:anchorId="43080F0A" wp14:editId="45D69C18">
              <wp:extent cx="5538158" cy="4114196"/>
              <wp:effectExtent l="0" t="0" r="5715" b="635"/>
              <wp:docPr id="10487792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7926" name="Picture 1" descr="A screenshot of a chat&#10;&#10;Description automatically generated"/>
                      <pic:cNvPicPr/>
                    </pic:nvPicPr>
                    <pic:blipFill>
                      <a:blip r:embed="rId66"/>
                      <a:stretch>
                        <a:fillRect/>
                      </a:stretch>
                    </pic:blipFill>
                    <pic:spPr>
                      <a:xfrm>
                        <a:off x="0" y="0"/>
                        <a:ext cx="5538158" cy="4114196"/>
                      </a:xfrm>
                      <a:prstGeom prst="rect">
                        <a:avLst/>
                      </a:prstGeom>
                    </pic:spPr>
                  </pic:pic>
                </a:graphicData>
              </a:graphic>
            </wp:inline>
          </w:drawing>
        </w:r>
      </w:del>
    </w:p>
    <w:p w14:paraId="5476153F" w14:textId="532621AB" w:rsidR="003E7D39" w:rsidRPr="002B7EBF" w:rsidDel="001C3669" w:rsidRDefault="003E7D39">
      <w:pPr>
        <w:rPr>
          <w:del w:id="336" w:author="Benjamin Roberts" w:date="2024-06-10T22:14:00Z" w16du:dateUtc="2024-06-10T21:14:00Z"/>
          <w:rFonts w:cstheme="minorHAnsi"/>
          <w:b/>
          <w:bCs/>
        </w:rPr>
      </w:pPr>
      <w:del w:id="337" w:author="Benjamin Roberts" w:date="2024-06-10T22:14:00Z" w16du:dateUtc="2024-06-10T21:14:00Z">
        <w:r w:rsidRPr="002B7EBF" w:rsidDel="001C3669">
          <w:rPr>
            <w:rFonts w:cstheme="minorHAnsi"/>
            <w:b/>
            <w:bCs/>
          </w:rPr>
          <w:br w:type="page"/>
        </w:r>
      </w:del>
    </w:p>
    <w:p w14:paraId="19A55225" w14:textId="3FBE86E3" w:rsidR="003E7D39" w:rsidRPr="002B7EBF" w:rsidDel="001C3669" w:rsidRDefault="003E7D39" w:rsidP="003E7D39">
      <w:pPr>
        <w:rPr>
          <w:del w:id="338" w:author="Benjamin Roberts" w:date="2024-06-10T22:14:00Z" w16du:dateUtc="2024-06-10T21:14:00Z"/>
          <w:rFonts w:cstheme="minorHAnsi"/>
          <w:b/>
          <w:bCs/>
        </w:rPr>
      </w:pPr>
      <w:del w:id="339" w:author="Benjamin Roberts" w:date="2024-06-10T22:14:00Z" w16du:dateUtc="2024-06-10T21:14:00Z">
        <w:r w:rsidRPr="002B7EBF" w:rsidDel="001C3669">
          <w:rPr>
            <w:rFonts w:cstheme="minorHAnsi"/>
            <w:b/>
            <w:bCs/>
          </w:rPr>
          <w:lastRenderedPageBreak/>
          <w:delText>Bud Messages on Maven Projects</w:delText>
        </w:r>
      </w:del>
    </w:p>
    <w:p w14:paraId="33CA722D" w14:textId="552F2E97" w:rsidR="00F71FD1" w:rsidRPr="002B7EBF" w:rsidRDefault="003E7D39" w:rsidP="00F30154">
      <w:pPr>
        <w:rPr>
          <w:rFonts w:cstheme="minorHAnsi"/>
        </w:rPr>
      </w:pPr>
      <w:del w:id="340" w:author="Benjamin Roberts" w:date="2024-06-10T22:14:00Z" w16du:dateUtc="2024-06-10T21:14:00Z">
        <w:r w:rsidRPr="002B7EBF" w:rsidDel="001C3669">
          <w:rPr>
            <w:rFonts w:cstheme="minorHAnsi"/>
            <w:noProof/>
          </w:rPr>
          <w:drawing>
            <wp:inline distT="0" distB="0" distL="0" distR="0" wp14:anchorId="488EAC92" wp14:editId="0E1B49F3">
              <wp:extent cx="6645910" cy="6259830"/>
              <wp:effectExtent l="0" t="0" r="2540" b="7620"/>
              <wp:docPr id="136557323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73231" name="Picture 1" descr="A screenshot of a chat&#10;&#10;Description automatically generated"/>
                      <pic:cNvPicPr/>
                    </pic:nvPicPr>
                    <pic:blipFill>
                      <a:blip r:embed="rId67"/>
                      <a:stretch>
                        <a:fillRect/>
                      </a:stretch>
                    </pic:blipFill>
                    <pic:spPr>
                      <a:xfrm>
                        <a:off x="0" y="0"/>
                        <a:ext cx="6645910" cy="6259830"/>
                      </a:xfrm>
                      <a:prstGeom prst="rect">
                        <a:avLst/>
                      </a:prstGeom>
                    </pic:spPr>
                  </pic:pic>
                </a:graphicData>
              </a:graphic>
            </wp:inline>
          </w:drawing>
        </w:r>
      </w:del>
    </w:p>
    <w:sectPr w:rsidR="00F71FD1" w:rsidRPr="002B7EBF" w:rsidSect="004B5699">
      <w:headerReference w:type="default" r:id="rId68"/>
      <w:footerReference w:type="default" r:id="rId69"/>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7" w:author="Benjamin Roberts (Credit)" w:date="2024-04-26T16:47:00Z" w:initials="BR">
    <w:p w14:paraId="016A4693" w14:textId="77777777" w:rsidR="00223A7D" w:rsidRDefault="00223A7D" w:rsidP="00223A7D">
      <w:pPr>
        <w:pStyle w:val="CommentText"/>
      </w:pPr>
      <w:r>
        <w:rPr>
          <w:rStyle w:val="CommentReference"/>
        </w:rPr>
        <w:annotationRef/>
      </w:r>
      <w:r>
        <w:t>Based on topics covered so far, this would have to be Command Line or a HTML page with some ability to interact with the Java program</w:t>
      </w:r>
    </w:p>
  </w:comment>
  <w:comment w:id="48" w:author="Wrigley, Vix" w:date="2024-06-06T13:14:00Z" w:initials="VW">
    <w:p w14:paraId="4DF72A59" w14:textId="77777777" w:rsidR="00E752A7" w:rsidRDefault="00E752A7" w:rsidP="00E752A7">
      <w:pPr>
        <w:pStyle w:val="CommentText"/>
      </w:pPr>
      <w:r>
        <w:rPr>
          <w:rStyle w:val="CommentReference"/>
        </w:rPr>
        <w:annotationRef/>
      </w:r>
      <w:r>
        <w:t>Id should be capitals - ID</w:t>
      </w:r>
    </w:p>
  </w:comment>
  <w:comment w:id="49" w:author="Benjamin Roberts (Credit)" w:date="2024-04-26T16:33:00Z" w:initials="BR">
    <w:p w14:paraId="0404EACF" w14:textId="70AC9EC9" w:rsidR="00C42B15" w:rsidRDefault="00C42B15" w:rsidP="00C42B15">
      <w:pPr>
        <w:pStyle w:val="CommentText"/>
      </w:pPr>
      <w:r>
        <w:rPr>
          <w:rStyle w:val="CommentReference"/>
        </w:rPr>
        <w:annotationRef/>
      </w:r>
      <w:r>
        <w:t>Ideally, would like to go for a real application form e.g. Names, Address, Dates of Birth</w:t>
      </w:r>
    </w:p>
    <w:p w14:paraId="4BB0B009" w14:textId="77777777" w:rsidR="00C42B15" w:rsidRDefault="00C42B15" w:rsidP="00C42B15">
      <w:pPr>
        <w:pStyle w:val="CommentText"/>
      </w:pPr>
    </w:p>
    <w:p w14:paraId="6F908A97" w14:textId="77777777" w:rsidR="00C42B15" w:rsidRDefault="00C42B15" w:rsidP="00C42B15">
      <w:pPr>
        <w:pStyle w:val="CommentText"/>
      </w:pPr>
      <w:r>
        <w:t>I think that overcomplicates what is needed for an introduction level though &amp; expect later modules would show better ways of collecting such data</w:t>
      </w:r>
    </w:p>
  </w:comment>
  <w:comment w:id="107" w:author="Wrigley, Vix" w:date="2024-06-06T13:19:00Z" w:initials="VW">
    <w:p w14:paraId="53A9081A" w14:textId="77777777" w:rsidR="0083487E" w:rsidRDefault="00DC49B4" w:rsidP="0083487E">
      <w:pPr>
        <w:pStyle w:val="CommentText"/>
      </w:pPr>
      <w:r>
        <w:rPr>
          <w:rStyle w:val="CommentReference"/>
        </w:rPr>
        <w:annotationRef/>
      </w:r>
      <w:r w:rsidR="0083487E">
        <w:t>Capital S in strategy if the name is ‘Decisioning Strategy’ or both lower case if it’s not a name.</w:t>
      </w:r>
    </w:p>
  </w:comment>
  <w:comment w:id="119" w:author="Wrigley, Vix" w:date="2024-06-06T13:22:00Z" w:initials="VW">
    <w:p w14:paraId="0E0AF242" w14:textId="77777777" w:rsidR="0083487E" w:rsidRDefault="00DC49B4" w:rsidP="0083487E">
      <w:pPr>
        <w:pStyle w:val="CommentText"/>
      </w:pPr>
      <w:r>
        <w:rPr>
          <w:rStyle w:val="CommentReference"/>
        </w:rPr>
        <w:annotationRef/>
      </w:r>
      <w:r w:rsidR="0083487E">
        <w:t>Use its not it’s.  it’s stands for ‘it is’; “Azure protects it is resources” would be wrong.</w:t>
      </w:r>
    </w:p>
  </w:comment>
  <w:comment w:id="136" w:author="Wrigley, Vix" w:date="2024-06-06T13:25:00Z" w:initials="VW">
    <w:p w14:paraId="36FD8F6C" w14:textId="4E2719D2" w:rsidR="00DC49B4" w:rsidRDefault="00DC49B4" w:rsidP="00DC49B4">
      <w:pPr>
        <w:pStyle w:val="CommentText"/>
      </w:pPr>
      <w:r>
        <w:rPr>
          <w:rStyle w:val="CommentReference"/>
        </w:rPr>
        <w:annotationRef/>
      </w:r>
      <w:r>
        <w:t>Loading data into a…. a what? Or is it meant to say into A.</w:t>
      </w:r>
    </w:p>
  </w:comment>
  <w:comment w:id="137" w:author="Wrigley, Vix" w:date="2024-06-06T13:26:00Z" w:initials="VW">
    <w:p w14:paraId="765B774D" w14:textId="77777777" w:rsidR="0083487E" w:rsidRDefault="00DC49B4" w:rsidP="0083487E">
      <w:pPr>
        <w:pStyle w:val="CommentText"/>
      </w:pPr>
      <w:r>
        <w:rPr>
          <w:rStyle w:val="CommentReference"/>
        </w:rPr>
        <w:annotationRef/>
      </w:r>
      <w:r w:rsidR="0083487E">
        <w:t>permissions, plural sounds better</w:t>
      </w:r>
    </w:p>
  </w:comment>
  <w:comment w:id="173" w:author="Wrigley, Vix" w:date="2024-06-06T13:27:00Z" w:initials="VW">
    <w:p w14:paraId="794F44B9" w14:textId="77777777" w:rsidR="0083487E" w:rsidRDefault="00E7011A" w:rsidP="0083487E">
      <w:pPr>
        <w:pStyle w:val="CommentText"/>
      </w:pPr>
      <w:r>
        <w:rPr>
          <w:rStyle w:val="CommentReference"/>
        </w:rPr>
        <w:annotationRef/>
      </w:r>
      <w:r w:rsidR="0083487E">
        <w:t>“The advantage of this is” or “The advantages of these are”.  Singular or plural.</w:t>
      </w:r>
    </w:p>
  </w:comment>
  <w:comment w:id="182" w:author="Wrigley, Vix" w:date="2024-06-06T13:28:00Z" w:initials="VW">
    <w:p w14:paraId="447B6686" w14:textId="515382D2" w:rsidR="00E7011A" w:rsidRDefault="00E7011A" w:rsidP="00E7011A">
      <w:pPr>
        <w:pStyle w:val="CommentText"/>
      </w:pPr>
      <w:r>
        <w:rPr>
          <w:rStyle w:val="CommentReference"/>
        </w:rPr>
        <w:annotationRef/>
      </w:r>
      <w:r>
        <w:t>be found</w:t>
      </w:r>
    </w:p>
  </w:comment>
  <w:comment w:id="207" w:author="Wrigley, Vix" w:date="2024-06-06T13:30:00Z" w:initials="VW">
    <w:p w14:paraId="2806443E" w14:textId="77777777" w:rsidR="00E7011A" w:rsidRDefault="00E7011A" w:rsidP="00E7011A">
      <w:pPr>
        <w:pStyle w:val="CommentText"/>
      </w:pPr>
      <w:r>
        <w:rPr>
          <w:rStyle w:val="CommentReference"/>
        </w:rPr>
        <w:annotationRef/>
      </w:r>
      <w:r>
        <w:t>Delete the word ‘is’.</w:t>
      </w:r>
    </w:p>
  </w:comment>
  <w:comment w:id="217" w:author="Wrigley, Vix" w:date="2024-06-06T13:31:00Z" w:initials="VW">
    <w:p w14:paraId="5B30489D" w14:textId="77777777" w:rsidR="00C51981" w:rsidRDefault="00E7011A" w:rsidP="00C51981">
      <w:pPr>
        <w:pStyle w:val="CommentText"/>
      </w:pPr>
      <w:r>
        <w:rPr>
          <w:rStyle w:val="CommentReference"/>
        </w:rPr>
        <w:annotationRef/>
      </w:r>
      <w:r w:rsidR="00C51981">
        <w:t>“its run” not “it is run” - it’s stands for it is.</w:t>
      </w:r>
    </w:p>
  </w:comment>
  <w:comment w:id="250" w:author="Wrigley, Vix" w:date="2024-06-06T13:36:00Z" w:initials="VW">
    <w:p w14:paraId="6A6043F5" w14:textId="29319449" w:rsidR="00E7011A" w:rsidRDefault="00E7011A" w:rsidP="00E7011A">
      <w:pPr>
        <w:pStyle w:val="CommentText"/>
      </w:pPr>
      <w:r>
        <w:rPr>
          <w:rStyle w:val="CommentReference"/>
        </w:rPr>
        <w:annotationRef/>
      </w:r>
      <w:r>
        <w:t>developers</w:t>
      </w:r>
    </w:p>
  </w:comment>
  <w:comment w:id="249" w:author="Wrigley, Vix" w:date="2024-06-06T13:37:00Z" w:initials="VW">
    <w:p w14:paraId="75067526" w14:textId="77777777" w:rsidR="00194A88" w:rsidRDefault="00194A88" w:rsidP="00194A88">
      <w:pPr>
        <w:pStyle w:val="CommentText"/>
      </w:pPr>
      <w:r>
        <w:rPr>
          <w:rStyle w:val="CommentReference"/>
        </w:rPr>
        <w:annotationRef/>
      </w:r>
      <w:r>
        <w:t>The font in this section changes between 2 - you may want to ensure you use 1 font throughout the document.</w:t>
      </w:r>
    </w:p>
  </w:comment>
  <w:comment w:id="259" w:author="Benjamin Roberts" w:date="2024-05-19T13:14:00Z" w:initials="BR">
    <w:p w14:paraId="617D147F" w14:textId="523EED20" w:rsidR="00B9713F" w:rsidRDefault="00B9713F" w:rsidP="00B9713F">
      <w:pPr>
        <w:pStyle w:val="CommentText"/>
      </w:pPr>
      <w:r>
        <w:rPr>
          <w:rStyle w:val="CommentReference"/>
        </w:rPr>
        <w:annotationRef/>
      </w:r>
      <w:r>
        <w:rPr>
          <w:lang w:val="en-US"/>
        </w:rPr>
        <w:t>This is a complex mathematical logic that I’ve considered cutting due to having difficulty understanding it myself &amp; it feeling like overkill for the sake of this project</w:t>
      </w:r>
    </w:p>
  </w:comment>
  <w:comment w:id="260" w:author="Benjamin Roberts" w:date="2024-06-02T13:47:00Z" w:initials="BR">
    <w:p w14:paraId="0B5AD4A1" w14:textId="77777777" w:rsidR="00FE015E" w:rsidRDefault="00C00723" w:rsidP="00FE015E">
      <w:pPr>
        <w:pStyle w:val="CommentText"/>
      </w:pPr>
      <w:r>
        <w:rPr>
          <w:rStyle w:val="CommentReference"/>
        </w:rPr>
        <w:annotationRef/>
      </w:r>
      <w:r w:rsidR="00FE015E">
        <w:t>Note from Model Management:</w:t>
      </w:r>
    </w:p>
    <w:p w14:paraId="369BEB85" w14:textId="77777777" w:rsidR="00FE015E" w:rsidRDefault="00FE015E" w:rsidP="00FE015E">
      <w:pPr>
        <w:pStyle w:val="CommentText"/>
      </w:pPr>
    </w:p>
    <w:p w14:paraId="1ACB58ED" w14:textId="77777777" w:rsidR="00FE015E" w:rsidRDefault="00FE015E" w:rsidP="00FE015E">
      <w:pPr>
        <w:pStyle w:val="CommentText"/>
      </w:pPr>
      <w:r>
        <w:t>Hi Ben, the Probability of Default formula allows us to convert the beta (model coefficients) and model variables X into a percentage value, which is then calibrated into a calculated score.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16A4693" w15:done="1"/>
  <w15:commentEx w15:paraId="4DF72A59" w15:done="1"/>
  <w15:commentEx w15:paraId="6F908A97" w15:done="1"/>
  <w15:commentEx w15:paraId="53A9081A" w15:done="1"/>
  <w15:commentEx w15:paraId="0E0AF242" w15:done="1"/>
  <w15:commentEx w15:paraId="36FD8F6C" w15:done="1"/>
  <w15:commentEx w15:paraId="765B774D" w15:done="1"/>
  <w15:commentEx w15:paraId="794F44B9" w15:done="1"/>
  <w15:commentEx w15:paraId="447B6686" w15:done="1"/>
  <w15:commentEx w15:paraId="2806443E" w15:done="1"/>
  <w15:commentEx w15:paraId="5B30489D" w15:done="1"/>
  <w15:commentEx w15:paraId="6A6043F5" w15:done="1"/>
  <w15:commentEx w15:paraId="75067526" w15:done="1"/>
  <w15:commentEx w15:paraId="617D147F" w15:done="1"/>
  <w15:commentEx w15:paraId="1ACB58ED" w15:paraIdParent="617D147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A9396A6" w16cex:dateUtc="2024-04-26T15:47:00Z"/>
  <w16cex:commentExtensible w16cex:durableId="31DBB4CF" w16cex:dateUtc="2024-06-06T12:14:00Z">
    <w16cex:extLst>
      <w16:ext w16:uri="{CE6994B0-6A32-4C9F-8C6B-6E91EDA988CE}">
        <cr:reactions xmlns:cr="http://schemas.microsoft.com/office/comments/2020/reactions">
          <cr:reaction reactionType="1">
            <cr:reactionInfo dateUtc="2024-06-06T14:28:21Z">
              <cr:user userId="S::Benjamin.Roberts@vanquis.com::3b04bba9-e976-44ec-83bc-f4c0610edf8f" userProvider="AD" userName="Benjamin Roberts (Credit)"/>
            </cr:reactionInfo>
          </cr:reaction>
        </cr:reactions>
      </w16:ext>
    </w16cex:extLst>
  </w16cex:commentExtensible>
  <w16cex:commentExtensible w16cex:durableId="271C83CC" w16cex:dateUtc="2024-04-26T15:33:00Z"/>
  <w16cex:commentExtensible w16cex:durableId="68CCFB29" w16cex:dateUtc="2024-06-06T12:19:00Z"/>
  <w16cex:commentExtensible w16cex:durableId="5A592EDB" w16cex:dateUtc="2024-06-06T12:22:00Z"/>
  <w16cex:commentExtensible w16cex:durableId="25BA82A7" w16cex:dateUtc="2024-06-06T12:25:00Z"/>
  <w16cex:commentExtensible w16cex:durableId="0108EFF8" w16cex:dateUtc="2024-06-06T12:26:00Z"/>
  <w16cex:commentExtensible w16cex:durableId="0D9B498A" w16cex:dateUtc="2024-06-06T12:27:00Z"/>
  <w16cex:commentExtensible w16cex:durableId="6224AE55" w16cex:dateUtc="2024-06-06T12:28:00Z"/>
  <w16cex:commentExtensible w16cex:durableId="74820BE9" w16cex:dateUtc="2024-06-06T12:30:00Z"/>
  <w16cex:commentExtensible w16cex:durableId="76110256" w16cex:dateUtc="2024-06-06T12:31:00Z"/>
  <w16cex:commentExtensible w16cex:durableId="7D21B5CC" w16cex:dateUtc="2024-06-06T12:36:00Z"/>
  <w16cex:commentExtensible w16cex:durableId="3FEA1CF3" w16cex:dateUtc="2024-06-06T12:37:00Z"/>
  <w16cex:commentExtensible w16cex:durableId="05E4587D" w16cex:dateUtc="2024-05-19T12:14:00Z"/>
  <w16cex:commentExtensible w16cex:durableId="78F6BFC8" w16cex:dateUtc="2024-06-02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16A4693" w16cid:durableId="6A9396A6"/>
  <w16cid:commentId w16cid:paraId="4DF72A59" w16cid:durableId="31DBB4CF"/>
  <w16cid:commentId w16cid:paraId="6F908A97" w16cid:durableId="271C83CC"/>
  <w16cid:commentId w16cid:paraId="53A9081A" w16cid:durableId="68CCFB29"/>
  <w16cid:commentId w16cid:paraId="0E0AF242" w16cid:durableId="5A592EDB"/>
  <w16cid:commentId w16cid:paraId="36FD8F6C" w16cid:durableId="25BA82A7"/>
  <w16cid:commentId w16cid:paraId="765B774D" w16cid:durableId="0108EFF8"/>
  <w16cid:commentId w16cid:paraId="794F44B9" w16cid:durableId="0D9B498A"/>
  <w16cid:commentId w16cid:paraId="447B6686" w16cid:durableId="6224AE55"/>
  <w16cid:commentId w16cid:paraId="2806443E" w16cid:durableId="74820BE9"/>
  <w16cid:commentId w16cid:paraId="5B30489D" w16cid:durableId="76110256"/>
  <w16cid:commentId w16cid:paraId="6A6043F5" w16cid:durableId="7D21B5CC"/>
  <w16cid:commentId w16cid:paraId="75067526" w16cid:durableId="3FEA1CF3"/>
  <w16cid:commentId w16cid:paraId="617D147F" w16cid:durableId="05E4587D"/>
  <w16cid:commentId w16cid:paraId="1ACB58ED" w16cid:durableId="78F6BF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91E647" w14:textId="77777777" w:rsidR="00913DA2" w:rsidRDefault="00913DA2" w:rsidP="00B03B90">
      <w:pPr>
        <w:spacing w:after="0" w:line="240" w:lineRule="auto"/>
      </w:pPr>
      <w:r>
        <w:separator/>
      </w:r>
    </w:p>
  </w:endnote>
  <w:endnote w:type="continuationSeparator" w:id="0">
    <w:p w14:paraId="15C3E509" w14:textId="77777777" w:rsidR="00913DA2" w:rsidRDefault="00913DA2"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Poppins SemiBold">
    <w:charset w:val="00"/>
    <w:family w:val="auto"/>
    <w:pitch w:val="variable"/>
    <w:sig w:usb0="00008007" w:usb1="00000000" w:usb2="00000000" w:usb3="00000000" w:csb0="00000093"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80ED9" w14:textId="2F5CF30F" w:rsidR="00DF7BE9" w:rsidRDefault="00FF0C4F">
    <w:pPr>
      <w:pStyle w:val="Footer"/>
    </w:pPr>
    <w:del w:id="341" w:author="Benjamin Roberts" w:date="2024-06-10T21:57:00Z" w16du:dateUtc="2024-06-10T20:57:00Z">
      <w:r w:rsidDel="00DF7BE9">
        <w:delText xml:space="preserve">M1 </w:delText>
      </w:r>
      <w:r w:rsidR="00B03B90" w:rsidDel="00DF7BE9">
        <w:delText>Apply - Introduction to Software Development</w:delText>
      </w:r>
    </w:del>
    <w:ins w:id="342" w:author="Benjamin Roberts" w:date="2024-06-10T21:57:00Z" w16du:dateUtc="2024-06-10T20:57:00Z">
      <w:r w:rsidR="00DF7BE9">
        <w:t>Java Decisioning App</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1D2DFF" w14:textId="77777777" w:rsidR="00913DA2" w:rsidRDefault="00913DA2" w:rsidP="00B03B90">
      <w:pPr>
        <w:spacing w:after="0" w:line="240" w:lineRule="auto"/>
      </w:pPr>
      <w:r>
        <w:separator/>
      </w:r>
    </w:p>
  </w:footnote>
  <w:footnote w:type="continuationSeparator" w:id="0">
    <w:p w14:paraId="2824F667" w14:textId="77777777" w:rsidR="00913DA2" w:rsidRDefault="00913DA2"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1B3F"/>
    <w:multiLevelType w:val="hybridMultilevel"/>
    <w:tmpl w:val="97FABC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7893848">
    <w:abstractNumId w:val="2"/>
  </w:num>
  <w:num w:numId="2" w16cid:durableId="295571761">
    <w:abstractNumId w:val="5"/>
  </w:num>
  <w:num w:numId="3" w16cid:durableId="972128006">
    <w:abstractNumId w:val="13"/>
  </w:num>
  <w:num w:numId="4" w16cid:durableId="384063555">
    <w:abstractNumId w:val="9"/>
  </w:num>
  <w:num w:numId="5" w16cid:durableId="1028066488">
    <w:abstractNumId w:val="7"/>
  </w:num>
  <w:num w:numId="6" w16cid:durableId="1361394464">
    <w:abstractNumId w:val="1"/>
  </w:num>
  <w:num w:numId="7" w16cid:durableId="1194923845">
    <w:abstractNumId w:val="11"/>
  </w:num>
  <w:num w:numId="8" w16cid:durableId="1068649352">
    <w:abstractNumId w:val="12"/>
  </w:num>
  <w:num w:numId="9" w16cid:durableId="1482573851">
    <w:abstractNumId w:val="0"/>
  </w:num>
  <w:num w:numId="10" w16cid:durableId="1467965475">
    <w:abstractNumId w:val="14"/>
  </w:num>
  <w:num w:numId="11" w16cid:durableId="2107841507">
    <w:abstractNumId w:val="10"/>
  </w:num>
  <w:num w:numId="12" w16cid:durableId="1433932377">
    <w:abstractNumId w:val="4"/>
  </w:num>
  <w:num w:numId="13" w16cid:durableId="1948462499">
    <w:abstractNumId w:val="8"/>
  </w:num>
  <w:num w:numId="14" w16cid:durableId="2034914015">
    <w:abstractNumId w:val="3"/>
  </w:num>
  <w:num w:numId="15" w16cid:durableId="8187645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Roberts">
    <w15:presenceInfo w15:providerId="Windows Live" w15:userId="fb997e29d3c572a8"/>
  </w15:person>
  <w15:person w15:author="Benjamin Roberts (Credit)">
    <w15:presenceInfo w15:providerId="AD" w15:userId="S::Benjamin.Roberts@vanquisbankinggroup.com::3b04bba9-e976-44ec-83bc-f4c0610edf8f"/>
  </w15:person>
  <w15:person w15:author="Wrigley, Vix">
    <w15:presenceInfo w15:providerId="AD" w15:userId="S::VWrigley@qa.com::3811b356-fdfe-4401-acbf-720e384f70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72EA"/>
    <w:rsid w:val="000242CE"/>
    <w:rsid w:val="00024C4D"/>
    <w:rsid w:val="00030A44"/>
    <w:rsid w:val="0006281E"/>
    <w:rsid w:val="000671CA"/>
    <w:rsid w:val="00067C50"/>
    <w:rsid w:val="00072F3B"/>
    <w:rsid w:val="00073424"/>
    <w:rsid w:val="0009455E"/>
    <w:rsid w:val="000A3930"/>
    <w:rsid w:val="000B04AE"/>
    <w:rsid w:val="000B34AE"/>
    <w:rsid w:val="000C53A7"/>
    <w:rsid w:val="000C5FF4"/>
    <w:rsid w:val="000D284F"/>
    <w:rsid w:val="000E06B9"/>
    <w:rsid w:val="000E7A60"/>
    <w:rsid w:val="000F0E98"/>
    <w:rsid w:val="000F5D7F"/>
    <w:rsid w:val="000F65EE"/>
    <w:rsid w:val="00101CBF"/>
    <w:rsid w:val="00110049"/>
    <w:rsid w:val="00166764"/>
    <w:rsid w:val="001745A3"/>
    <w:rsid w:val="00194A88"/>
    <w:rsid w:val="001B0C0A"/>
    <w:rsid w:val="001B77E4"/>
    <w:rsid w:val="001C3669"/>
    <w:rsid w:val="001E101C"/>
    <w:rsid w:val="00223A7D"/>
    <w:rsid w:val="00225195"/>
    <w:rsid w:val="002579D4"/>
    <w:rsid w:val="00277D74"/>
    <w:rsid w:val="00281C70"/>
    <w:rsid w:val="002854B4"/>
    <w:rsid w:val="00293C7B"/>
    <w:rsid w:val="002B3349"/>
    <w:rsid w:val="002B7EBF"/>
    <w:rsid w:val="002D2830"/>
    <w:rsid w:val="002D58FE"/>
    <w:rsid w:val="002D62BF"/>
    <w:rsid w:val="002E7112"/>
    <w:rsid w:val="003670CF"/>
    <w:rsid w:val="0037585D"/>
    <w:rsid w:val="003925A0"/>
    <w:rsid w:val="003959F1"/>
    <w:rsid w:val="003972B3"/>
    <w:rsid w:val="003A1651"/>
    <w:rsid w:val="003B3EB3"/>
    <w:rsid w:val="003D5117"/>
    <w:rsid w:val="003E7D39"/>
    <w:rsid w:val="003F3445"/>
    <w:rsid w:val="00413BF5"/>
    <w:rsid w:val="004168B2"/>
    <w:rsid w:val="00451DA1"/>
    <w:rsid w:val="00453971"/>
    <w:rsid w:val="0047236D"/>
    <w:rsid w:val="004911AF"/>
    <w:rsid w:val="004B3AE6"/>
    <w:rsid w:val="004B5105"/>
    <w:rsid w:val="004B5699"/>
    <w:rsid w:val="004B682F"/>
    <w:rsid w:val="004C0BA5"/>
    <w:rsid w:val="004D05CA"/>
    <w:rsid w:val="004F2DB0"/>
    <w:rsid w:val="00503382"/>
    <w:rsid w:val="005041DE"/>
    <w:rsid w:val="005046B9"/>
    <w:rsid w:val="00504821"/>
    <w:rsid w:val="00514503"/>
    <w:rsid w:val="0054104B"/>
    <w:rsid w:val="00554BA7"/>
    <w:rsid w:val="00575DC6"/>
    <w:rsid w:val="00592022"/>
    <w:rsid w:val="00597BD1"/>
    <w:rsid w:val="005B6664"/>
    <w:rsid w:val="005C26DC"/>
    <w:rsid w:val="005C509C"/>
    <w:rsid w:val="005F14E6"/>
    <w:rsid w:val="005F2DE2"/>
    <w:rsid w:val="005F78FD"/>
    <w:rsid w:val="0061028A"/>
    <w:rsid w:val="00611380"/>
    <w:rsid w:val="0061227A"/>
    <w:rsid w:val="006147EB"/>
    <w:rsid w:val="00643275"/>
    <w:rsid w:val="00662A23"/>
    <w:rsid w:val="00676794"/>
    <w:rsid w:val="006D24D4"/>
    <w:rsid w:val="006D4695"/>
    <w:rsid w:val="006F4E6A"/>
    <w:rsid w:val="00702DF6"/>
    <w:rsid w:val="00725995"/>
    <w:rsid w:val="00751D63"/>
    <w:rsid w:val="0075637B"/>
    <w:rsid w:val="00765337"/>
    <w:rsid w:val="007B6C31"/>
    <w:rsid w:val="007B7545"/>
    <w:rsid w:val="007C4D41"/>
    <w:rsid w:val="007D5552"/>
    <w:rsid w:val="008108FA"/>
    <w:rsid w:val="00833D68"/>
    <w:rsid w:val="0083487E"/>
    <w:rsid w:val="00841863"/>
    <w:rsid w:val="00843306"/>
    <w:rsid w:val="00867E85"/>
    <w:rsid w:val="008712A4"/>
    <w:rsid w:val="0088496F"/>
    <w:rsid w:val="008C0359"/>
    <w:rsid w:val="008C252E"/>
    <w:rsid w:val="008C59B4"/>
    <w:rsid w:val="008C730F"/>
    <w:rsid w:val="008F132B"/>
    <w:rsid w:val="0091178C"/>
    <w:rsid w:val="00913DA2"/>
    <w:rsid w:val="0091449F"/>
    <w:rsid w:val="009150C9"/>
    <w:rsid w:val="009459BE"/>
    <w:rsid w:val="0094603B"/>
    <w:rsid w:val="00951A54"/>
    <w:rsid w:val="009716BE"/>
    <w:rsid w:val="009807E7"/>
    <w:rsid w:val="009809AB"/>
    <w:rsid w:val="00991668"/>
    <w:rsid w:val="009939EB"/>
    <w:rsid w:val="009A734D"/>
    <w:rsid w:val="009B3FFC"/>
    <w:rsid w:val="009B44EC"/>
    <w:rsid w:val="009B722D"/>
    <w:rsid w:val="009D44ED"/>
    <w:rsid w:val="009D7854"/>
    <w:rsid w:val="009E4338"/>
    <w:rsid w:val="009E5A2D"/>
    <w:rsid w:val="00A01378"/>
    <w:rsid w:val="00A02AE9"/>
    <w:rsid w:val="00A3095D"/>
    <w:rsid w:val="00A92766"/>
    <w:rsid w:val="00AB1EC6"/>
    <w:rsid w:val="00AC53F5"/>
    <w:rsid w:val="00B03B90"/>
    <w:rsid w:val="00B15466"/>
    <w:rsid w:val="00B2605D"/>
    <w:rsid w:val="00B36CD7"/>
    <w:rsid w:val="00B4188F"/>
    <w:rsid w:val="00B6153D"/>
    <w:rsid w:val="00B70F0D"/>
    <w:rsid w:val="00B929C4"/>
    <w:rsid w:val="00B9713F"/>
    <w:rsid w:val="00BA139A"/>
    <w:rsid w:val="00BE12C0"/>
    <w:rsid w:val="00BF1671"/>
    <w:rsid w:val="00BF1A1F"/>
    <w:rsid w:val="00C003C5"/>
    <w:rsid w:val="00C00723"/>
    <w:rsid w:val="00C05A59"/>
    <w:rsid w:val="00C07638"/>
    <w:rsid w:val="00C154A5"/>
    <w:rsid w:val="00C304CA"/>
    <w:rsid w:val="00C36276"/>
    <w:rsid w:val="00C42B15"/>
    <w:rsid w:val="00C51981"/>
    <w:rsid w:val="00C74DF3"/>
    <w:rsid w:val="00C84BBC"/>
    <w:rsid w:val="00C862EA"/>
    <w:rsid w:val="00C879BE"/>
    <w:rsid w:val="00CA2DA6"/>
    <w:rsid w:val="00CB648A"/>
    <w:rsid w:val="00CD0E70"/>
    <w:rsid w:val="00CE3560"/>
    <w:rsid w:val="00CF697F"/>
    <w:rsid w:val="00CF7791"/>
    <w:rsid w:val="00D0473E"/>
    <w:rsid w:val="00D26C6E"/>
    <w:rsid w:val="00D52942"/>
    <w:rsid w:val="00D97132"/>
    <w:rsid w:val="00DA1230"/>
    <w:rsid w:val="00DA33F7"/>
    <w:rsid w:val="00DB551F"/>
    <w:rsid w:val="00DB63A8"/>
    <w:rsid w:val="00DC02E7"/>
    <w:rsid w:val="00DC49B4"/>
    <w:rsid w:val="00DF2B25"/>
    <w:rsid w:val="00DF7BE9"/>
    <w:rsid w:val="00E12CE3"/>
    <w:rsid w:val="00E313B5"/>
    <w:rsid w:val="00E34A18"/>
    <w:rsid w:val="00E7011A"/>
    <w:rsid w:val="00E74E92"/>
    <w:rsid w:val="00E752A7"/>
    <w:rsid w:val="00E97648"/>
    <w:rsid w:val="00EB6911"/>
    <w:rsid w:val="00EC7E9E"/>
    <w:rsid w:val="00EE3D7E"/>
    <w:rsid w:val="00EF550E"/>
    <w:rsid w:val="00F239CC"/>
    <w:rsid w:val="00F27FBE"/>
    <w:rsid w:val="00F30154"/>
    <w:rsid w:val="00F31321"/>
    <w:rsid w:val="00F40ADB"/>
    <w:rsid w:val="00F42FC6"/>
    <w:rsid w:val="00F65280"/>
    <w:rsid w:val="00F67861"/>
    <w:rsid w:val="00F71FD1"/>
    <w:rsid w:val="00F7224B"/>
    <w:rsid w:val="00F80386"/>
    <w:rsid w:val="00F8128C"/>
    <w:rsid w:val="00F93011"/>
    <w:rsid w:val="00FA4344"/>
    <w:rsid w:val="00FB17B9"/>
    <w:rsid w:val="00FD5992"/>
    <w:rsid w:val="00FE015E"/>
    <w:rsid w:val="00FE48BC"/>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53D"/>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1A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1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20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1A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1A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7C4D41"/>
    <w:pPr>
      <w:spacing w:after="100"/>
      <w:ind w:left="220"/>
    </w:p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92022"/>
    <w:rPr>
      <w:rFonts w:asciiTheme="majorHAnsi" w:eastAsiaTheme="majorEastAsia" w:hAnsiTheme="majorHAnsi" w:cstheme="majorBidi"/>
      <w:i/>
      <w:iCs/>
      <w:color w:val="2F5496" w:themeColor="accent1" w:themeShade="BF"/>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DF7BE9"/>
    <w:pPr>
      <w:spacing w:after="0" w:line="240" w:lineRule="auto"/>
    </w:pPr>
  </w:style>
  <w:style w:type="paragraph" w:styleId="Caption">
    <w:name w:val="caption"/>
    <w:basedOn w:val="Normal"/>
    <w:next w:val="Normal"/>
    <w:uiPriority w:val="35"/>
    <w:unhideWhenUsed/>
    <w:qFormat/>
    <w:rsid w:val="000A393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ws.amazon.com/what-is/unit-testing/"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community.fico.com/s/blog-post/a5Q2E000000YNqoUAG/fico2227" TargetMode="External"/><Relationship Id="rId47" Type="http://schemas.openxmlformats.org/officeDocument/2006/relationships/hyperlink" Target="https://stackoverflow.com/questions/260666/can-an-abstract-class-have-a-constructor" TargetMode="External"/><Relationship Id="rId50" Type="http://schemas.openxmlformats.org/officeDocument/2006/relationships/hyperlink" Target="https://junit.org/junit5/docs/current/user-guide/" TargetMode="External"/><Relationship Id="rId55" Type="http://schemas.openxmlformats.org/officeDocument/2006/relationships/image" Target="media/image28.png"/><Relationship Id="rId63" Type="http://schemas.openxmlformats.org/officeDocument/2006/relationships/hyperlink" Target="mailto:Benjamin.Roberts@vanquis.com" TargetMode="External"/><Relationship Id="rId68" Type="http://schemas.openxmlformats.org/officeDocument/2006/relationships/header" Target="header1.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youtube.com/watch?v=HnQ6QjeGMm0" TargetMode="External"/><Relationship Id="rId45" Type="http://schemas.openxmlformats.org/officeDocument/2006/relationships/hyperlink" Target="https://github.com/microsoft/sql-server-samples/blob/master/samples/databases/northwind-pubs/instnwn" TargetMode="External"/><Relationship Id="rId53" Type="http://schemas.openxmlformats.org/officeDocument/2006/relationships/hyperlink" Target="https://cer.business-school.ed.ac.uk/wp-content/uploads/sites/55/2017/03/Credit-Risk-Scorecard-Design-Huang-and-Scott.pdf" TargetMode="External"/><Relationship Id="rId58" Type="http://schemas.openxmlformats.org/officeDocument/2006/relationships/hyperlink" Target="mailto:Benjamin.Roberts@vanquis.com" TargetMode="External"/><Relationship Id="rId66"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w3schools.com/java/java_abstract.asp" TargetMode="External"/><Relationship Id="rId57" Type="http://schemas.openxmlformats.org/officeDocument/2006/relationships/hyperlink" Target="mailto:Benjamin.Roberts@vanquis.com" TargetMode="External"/><Relationship Id="rId61" Type="http://schemas.openxmlformats.org/officeDocument/2006/relationships/image" Target="media/image30.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azure.microsoft.com/en-us/blog/adding-users-to-your-sql-azure-database/" TargetMode="External"/><Relationship Id="rId52" Type="http://schemas.openxmlformats.org/officeDocument/2006/relationships/hyperlink" Target="https://mvnrepository.com/artifact/com.microsoft.sqlserver/mssql-jdbc" TargetMode="External"/><Relationship Id="rId60" Type="http://schemas.openxmlformats.org/officeDocument/2006/relationships/hyperlink" Target="mailto:Benjamin.roberts@vanquis.com" TargetMode="External"/><Relationship Id="rId65" Type="http://schemas.openxmlformats.org/officeDocument/2006/relationships/hyperlink" Target="mailto:Benjamin.roberts@vanquis.com"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broberts-gtw/LVL_4_Software_Dev_Repo/blob/main/Module%201%20-%20Intro%20to%20Software%20Development/Live%20Course%201%20Materials/__Course%20Stretch%20files/Java/presentation/JDBC.pptx" TargetMode="External"/><Relationship Id="rId48" Type="http://schemas.openxmlformats.org/officeDocument/2006/relationships/hyperlink" Target="https://stackoverflow.com/questions/70406298/adding-objects-to-an-array-list-cannot-invoke-xxx-add-b" TargetMode="External"/><Relationship Id="rId56" Type="http://schemas.openxmlformats.org/officeDocument/2006/relationships/image" Target="media/image29.png"/><Relationship Id="rId64" Type="http://schemas.openxmlformats.org/officeDocument/2006/relationships/hyperlink" Target="mailto:Weidong.Peng@vanquis.com" TargetMode="External"/><Relationship Id="rId69"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hyperlink" Target="https://mvnrepository.com/artifact/com.google.code.gson/gson"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cs.snowflake.com/en/user-guide/security-access-control-overview" TargetMode="External"/><Relationship Id="rId59" Type="http://schemas.openxmlformats.org/officeDocument/2006/relationships/hyperlink" Target="mailto:Weidong.Peng@vanquis.com" TargetMode="External"/><Relationship Id="rId67"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s://developer.experian.com/products/uk/delphi-select/delphi-select-api-docs" TargetMode="External"/><Relationship Id="rId54" Type="http://schemas.openxmlformats.org/officeDocument/2006/relationships/hyperlink" Target="https://www.ncbi.nlm.nih.gov/pmc/articles/PMC9041570/" TargetMode="External"/><Relationship Id="rId62" Type="http://schemas.openxmlformats.org/officeDocument/2006/relationships/hyperlink" Target="mailto:Benjamin.Roberts@vanquis.com"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34</Pages>
  <Words>6016</Words>
  <Characters>34295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40231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cp:lastModifiedBy>
  <cp:revision>10</cp:revision>
  <dcterms:created xsi:type="dcterms:W3CDTF">2024-06-06T13:52:00Z</dcterms:created>
  <dcterms:modified xsi:type="dcterms:W3CDTF">2024-06-10T21:27:00Z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